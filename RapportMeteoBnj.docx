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332A" w:rsidRDefault="00807216">
      <w:pPr>
        <w:rPr>
          <w:noProof/>
        </w:rPr>
      </w:pPr>
      <w:r>
        <w:rPr>
          <w:noProof/>
        </w:rPr>
        <w:drawing>
          <wp:anchor distT="0" distB="0" distL="114300" distR="114300" simplePos="0" relativeHeight="251658240" behindDoc="1" locked="0" layoutInCell="1" allowOverlap="1" wp14:anchorId="625947E0" wp14:editId="251C08C5">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7786CC8F" wp14:editId="058E3791">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D27B80">
                            <w:pPr>
                              <w:rPr>
                                <w:rFonts w:ascii="Gill Sans MT" w:hAnsi="Gill Sans MT"/>
                                <w:b/>
                                <w:color w:val="0070C0"/>
                                <w:sz w:val="80"/>
                                <w:szCs w:val="80"/>
                              </w:rPr>
                            </w:pPr>
                            <w:r>
                              <w:rPr>
                                <w:rFonts w:ascii="Gill Sans MT" w:hAnsi="Gill Sans MT"/>
                                <w:b/>
                                <w:color w:val="0070C0"/>
                                <w:sz w:val="80"/>
                                <w:szCs w:val="80"/>
                              </w:rPr>
                              <w:t>Rapport BNJmétéo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6CC8F"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rsidR="006B445E" w:rsidRPr="00B87D29" w:rsidRDefault="00D27B80">
                      <w:pPr>
                        <w:rPr>
                          <w:rFonts w:ascii="Gill Sans MT" w:hAnsi="Gill Sans MT"/>
                          <w:b/>
                          <w:color w:val="0070C0"/>
                          <w:sz w:val="80"/>
                          <w:szCs w:val="80"/>
                        </w:rPr>
                      </w:pPr>
                      <w:r>
                        <w:rPr>
                          <w:rFonts w:ascii="Gill Sans MT" w:hAnsi="Gill Sans MT"/>
                          <w:b/>
                          <w:color w:val="0070C0"/>
                          <w:sz w:val="80"/>
                          <w:szCs w:val="80"/>
                        </w:rPr>
                        <w:t>Rapport BNJmétéo</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329353D3" wp14:editId="07A03134">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915FD" w:rsidRPr="00B87D29" w:rsidRDefault="00D27B80">
                            <w:pPr>
                              <w:rPr>
                                <w:rFonts w:ascii="Gill Sans MT" w:hAnsi="Gill Sans MT"/>
                                <w:color w:val="0070C0"/>
                                <w:sz w:val="34"/>
                                <w:szCs w:val="34"/>
                              </w:rPr>
                            </w:pPr>
                            <w:r>
                              <w:rPr>
                                <w:rFonts w:ascii="Gill Sans MT" w:hAnsi="Gill Sans MT"/>
                                <w:color w:val="0070C0"/>
                                <w:sz w:val="34"/>
                                <w:szCs w:val="34"/>
                              </w:rPr>
                              <w:t>Le port / Mosbah / Jalal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353D3"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rsidR="008915FD" w:rsidRPr="00B87D29" w:rsidRDefault="00D27B80">
                      <w:pPr>
                        <w:rPr>
                          <w:rFonts w:ascii="Gill Sans MT" w:hAnsi="Gill Sans MT"/>
                          <w:color w:val="0070C0"/>
                          <w:sz w:val="34"/>
                          <w:szCs w:val="34"/>
                        </w:rPr>
                      </w:pPr>
                      <w:r>
                        <w:rPr>
                          <w:rFonts w:ascii="Gill Sans MT" w:hAnsi="Gill Sans MT"/>
                          <w:color w:val="0070C0"/>
                          <w:sz w:val="34"/>
                          <w:szCs w:val="34"/>
                        </w:rPr>
                        <w:t>Le port / Mosbah / Jalal</w:t>
                      </w:r>
                    </w:p>
                  </w:txbxContent>
                </v:textbox>
                <w10:wrap type="square"/>
              </v:shape>
            </w:pict>
          </mc:Fallback>
        </mc:AlternateContent>
      </w: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rsidP="00D27B80">
      <w:pPr>
        <w:pStyle w:val="Citationintense"/>
      </w:pPr>
      <w:r>
        <w:t>Introduction</w:t>
      </w:r>
    </w:p>
    <w:p w:rsidR="00D27B80" w:rsidRDefault="00D27B80" w:rsidP="00D27B80">
      <w:pPr>
        <w:pStyle w:val="Contenu"/>
        <w:ind w:left="3540" w:firstLine="708"/>
      </w:pPr>
    </w:p>
    <w:p w:rsidR="00D27B80" w:rsidRDefault="00D27B80" w:rsidP="00D27B80">
      <w:pPr>
        <w:pStyle w:val="Contenu"/>
        <w:ind w:left="3540" w:firstLine="708"/>
      </w:pPr>
    </w:p>
    <w:p w:rsidR="00D27B80" w:rsidRDefault="00D27B80" w:rsidP="00D27B80">
      <w:pPr>
        <w:pStyle w:val="Contenu"/>
        <w:ind w:left="3540" w:firstLine="708"/>
      </w:pPr>
    </w:p>
    <w:p w:rsidR="00D27B80" w:rsidRDefault="00D27B80" w:rsidP="00D27B80">
      <w:pPr>
        <w:pStyle w:val="Contenu"/>
        <w:ind w:left="3540" w:firstLine="708"/>
      </w:pPr>
    </w:p>
    <w:p w:rsidR="00D27B80" w:rsidRPr="003D4031" w:rsidRDefault="00D27B80" w:rsidP="00D27B80">
      <w:pPr>
        <w:pStyle w:val="Contenu"/>
        <w:ind w:left="3540" w:firstLine="708"/>
      </w:pPr>
    </w:p>
    <w:p w:rsidR="00D27B80" w:rsidRPr="00D27B80" w:rsidRDefault="00D27B80" w:rsidP="00D27B80">
      <w:pPr>
        <w:pStyle w:val="Contenu"/>
        <w:rPr>
          <w:rFonts w:ascii="Verdana" w:hAnsi="Verdana"/>
          <w:szCs w:val="28"/>
        </w:rPr>
      </w:pPr>
      <w:r>
        <w:rPr>
          <w:noProof/>
        </w:rPr>
        <w:drawing>
          <wp:anchor distT="0" distB="0" distL="114300" distR="114300" simplePos="0" relativeHeight="251637760" behindDoc="1" locked="0" layoutInCell="1" allowOverlap="1" wp14:anchorId="79066483" wp14:editId="054AF678">
            <wp:simplePos x="0" y="0"/>
            <wp:positionH relativeFrom="margin">
              <wp:posOffset>-114935</wp:posOffset>
            </wp:positionH>
            <wp:positionV relativeFrom="paragraph">
              <wp:posOffset>99060</wp:posOffset>
            </wp:positionV>
            <wp:extent cx="3267075" cy="5815965"/>
            <wp:effectExtent l="0" t="0" r="9525" b="0"/>
            <wp:wrapTight wrapText="bothSides">
              <wp:wrapPolygon edited="0">
                <wp:start x="0" y="0"/>
                <wp:lineTo x="0" y="21508"/>
                <wp:lineTo x="21537" y="21508"/>
                <wp:lineTo x="21537" y="0"/>
                <wp:lineTo x="0" y="0"/>
              </wp:wrapPolygon>
            </wp:wrapTight>
            <wp:docPr id="6" name="Image 6" descr="Une image contenant bâtiment, table, assis,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Ma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7075" cy="5815965"/>
                    </a:xfrm>
                    <a:prstGeom prst="rect">
                      <a:avLst/>
                    </a:prstGeom>
                  </pic:spPr>
                </pic:pic>
              </a:graphicData>
            </a:graphic>
            <wp14:sizeRelH relativeFrom="margin">
              <wp14:pctWidth>0</wp14:pctWidth>
            </wp14:sizeRelH>
            <wp14:sizeRelV relativeFrom="margin">
              <wp14:pctHeight>0</wp14:pctHeight>
            </wp14:sizeRelV>
          </wp:anchor>
        </w:drawing>
      </w:r>
      <w:r w:rsidRPr="00D27B80">
        <w:rPr>
          <w:rFonts w:ascii="Verdana" w:hAnsi="Verdana"/>
          <w:szCs w:val="28"/>
        </w:rPr>
        <w:t xml:space="preserve">Cette station météorologique doit permettre aux utilisateurs d’accéder à ses données météorologiques, via </w:t>
      </w:r>
      <w:hyperlink r:id="rId11" w:history="1">
        <w:r w:rsidRPr="00D27B80">
          <w:rPr>
            <w:rStyle w:val="Lienhypertexte"/>
            <w:rFonts w:ascii="Verdana" w:hAnsi="Verdana"/>
            <w:szCs w:val="28"/>
          </w:rPr>
          <w:t>http://77.131.214.150/</w:t>
        </w:r>
      </w:hyperlink>
      <w:r w:rsidRPr="00D27B80">
        <w:rPr>
          <w:rFonts w:ascii="Verdana" w:hAnsi="Verdana"/>
          <w:szCs w:val="28"/>
        </w:rPr>
        <w:t>. La station sera équipée de capteurs permettant de réaliser des relevés de données météorologiques (hygrométrie, pluviométrie, luminosité, température, vitesse et direction du vent, pression atmosphérique. La station météorologique devra également pouvoir être installée facilement par n’importe quel utilisateur et à n’importe quel endroit. De plus, la station devra fonctionner en toute autonomie : aucune intervention extérieure ne devra être effectuée.</w:t>
      </w:r>
    </w:p>
    <w:p w:rsidR="00D27B80" w:rsidRDefault="00D27B80" w:rsidP="00D27B80">
      <w:pPr>
        <w:pStyle w:val="Contenu"/>
      </w:pPr>
    </w:p>
    <w:p w:rsidR="00D27B80" w:rsidRDefault="00D27B80" w:rsidP="00D27B80">
      <w:pPr>
        <w:pStyle w:val="Contenu"/>
      </w:pPr>
    </w:p>
    <w:p w:rsidR="00D27B80" w:rsidRPr="00D27B80" w:rsidRDefault="00D27B80" w:rsidP="00D27B80">
      <w:pPr>
        <w:pStyle w:val="Contenu"/>
        <w:rPr>
          <w:rFonts w:ascii="Verdana" w:hAnsi="Verdana"/>
        </w:rPr>
      </w:pPr>
      <w:r w:rsidRPr="00D27B80">
        <w:rPr>
          <w:rFonts w:ascii="Verdana" w:hAnsi="Verdana"/>
        </w:rPr>
        <w:t>Notre projet consistera à mettre en place une station météorologique qui collecte des données de capteurs, les stockent sur un serveur dans un BD et les exploitent pour faire des analyses et les affiche. Cet affichage peut se faire à distance via une appli mobile et/ou web</w:t>
      </w: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pPr>
        <w:rPr>
          <w:noProof/>
        </w:rPr>
      </w:pPr>
    </w:p>
    <w:p w:rsidR="00D27B80" w:rsidRDefault="00D27B80" w:rsidP="00D27B80">
      <w:pPr>
        <w:pStyle w:val="Citationintense"/>
      </w:pPr>
      <w:r>
        <w:t>Schéma d’architecture</w:t>
      </w:r>
    </w:p>
    <w:p w:rsidR="00D27B80" w:rsidRPr="00D27B80" w:rsidRDefault="00D27B80" w:rsidP="00D27B80">
      <w:pPr>
        <w:rPr>
          <w:rFonts w:ascii="Verdana" w:hAnsi="Verdana"/>
          <w:sz w:val="28"/>
          <w:szCs w:val="28"/>
        </w:rPr>
      </w:pPr>
    </w:p>
    <w:p w:rsidR="00D27B80" w:rsidRDefault="00D27B80" w:rsidP="00D27B80">
      <w:pPr>
        <w:rPr>
          <w:rFonts w:ascii="Verdana" w:hAnsi="Verdana"/>
          <w:color w:val="1F497D" w:themeColor="text2"/>
          <w:sz w:val="28"/>
          <w:szCs w:val="28"/>
        </w:rPr>
      </w:pPr>
      <w:r w:rsidRPr="00D27B80">
        <w:rPr>
          <w:rFonts w:ascii="Verdana" w:hAnsi="Verdana"/>
          <w:color w:val="1F497D" w:themeColor="text2"/>
          <w:sz w:val="28"/>
          <w:szCs w:val="28"/>
        </w:rPr>
        <w:t>Notre projet contient les trois modules que nous avons travaillé au cours du semestre.</w:t>
      </w:r>
    </w:p>
    <w:p w:rsidR="00D27B80" w:rsidRPr="00D27B80" w:rsidRDefault="00D27B80" w:rsidP="00D27B80">
      <w:pPr>
        <w:rPr>
          <w:rFonts w:ascii="Verdana" w:hAnsi="Verdana"/>
          <w:color w:val="1F497D" w:themeColor="text2"/>
          <w:sz w:val="28"/>
          <w:szCs w:val="28"/>
        </w:rPr>
      </w:pPr>
    </w:p>
    <w:p w:rsidR="00D27B80" w:rsidRPr="00D27B80" w:rsidRDefault="00D27B80" w:rsidP="00D27B80">
      <w:pPr>
        <w:rPr>
          <w:rFonts w:ascii="Verdana" w:hAnsi="Verdana"/>
          <w:color w:val="1F497D" w:themeColor="text2"/>
          <w:sz w:val="28"/>
          <w:szCs w:val="28"/>
        </w:rPr>
      </w:pPr>
    </w:p>
    <w:p w:rsidR="00D27B80" w:rsidRPr="00D27B80" w:rsidRDefault="00D27B80" w:rsidP="00D27B80">
      <w:pPr>
        <w:rPr>
          <w:rFonts w:ascii="Verdana" w:hAnsi="Verdana"/>
          <w:color w:val="1F497D" w:themeColor="text2"/>
          <w:sz w:val="28"/>
          <w:szCs w:val="28"/>
        </w:rPr>
      </w:pPr>
      <w:r w:rsidRPr="00D27B80">
        <w:rPr>
          <w:rFonts w:ascii="Verdana" w:hAnsi="Verdana"/>
          <w:color w:val="1F497D" w:themeColor="text2"/>
          <w:sz w:val="28"/>
          <w:szCs w:val="28"/>
        </w:rPr>
        <w:t>Avec la présence de l’application web qui marche sous PHP qui est la partie de Jean Michel Bruneau.</w:t>
      </w:r>
    </w:p>
    <w:p w:rsidR="00D27B80" w:rsidRDefault="00D27B80" w:rsidP="00D27B80">
      <w:pPr>
        <w:rPr>
          <w:rFonts w:ascii="Verdana" w:hAnsi="Verdana"/>
          <w:color w:val="1F497D" w:themeColor="text2"/>
          <w:sz w:val="28"/>
          <w:szCs w:val="28"/>
        </w:rPr>
      </w:pPr>
    </w:p>
    <w:p w:rsidR="00D27B80" w:rsidRPr="00D27B80" w:rsidRDefault="00D27B80" w:rsidP="00D27B80">
      <w:pPr>
        <w:rPr>
          <w:rFonts w:ascii="Verdana" w:hAnsi="Verdana"/>
          <w:color w:val="1F497D" w:themeColor="text2"/>
          <w:sz w:val="28"/>
          <w:szCs w:val="28"/>
        </w:rPr>
      </w:pPr>
    </w:p>
    <w:p w:rsidR="00D27B80" w:rsidRPr="00D27B80" w:rsidRDefault="00D27B80" w:rsidP="00D27B80">
      <w:pPr>
        <w:rPr>
          <w:rFonts w:ascii="Verdana" w:hAnsi="Verdana"/>
          <w:color w:val="1F497D" w:themeColor="text2"/>
          <w:sz w:val="28"/>
          <w:szCs w:val="28"/>
        </w:rPr>
      </w:pPr>
      <w:r w:rsidRPr="00D27B80">
        <w:rPr>
          <w:rFonts w:ascii="Verdana" w:hAnsi="Verdana"/>
          <w:color w:val="1F497D" w:themeColor="text2"/>
          <w:sz w:val="28"/>
          <w:szCs w:val="28"/>
        </w:rPr>
        <w:t>Grâce au module de Madame Belleudy, nous allons pouvoir utiliser les logiciels des cours pour faire communiquer deux cartes Arduino à distance avec le dispositif LoRa</w:t>
      </w:r>
      <w:r>
        <w:rPr>
          <w:rFonts w:ascii="Verdana" w:hAnsi="Verdana"/>
          <w:color w:val="1F497D" w:themeColor="text2"/>
          <w:sz w:val="28"/>
          <w:szCs w:val="28"/>
        </w:rPr>
        <w:t>.</w:t>
      </w:r>
    </w:p>
    <w:p w:rsidR="00D27B80" w:rsidRDefault="00D27B80" w:rsidP="00D27B80">
      <w:pPr>
        <w:rPr>
          <w:rFonts w:ascii="Verdana" w:hAnsi="Verdana"/>
          <w:color w:val="1F497D" w:themeColor="text2"/>
          <w:sz w:val="28"/>
          <w:szCs w:val="28"/>
        </w:rPr>
      </w:pPr>
    </w:p>
    <w:p w:rsidR="00D27B80" w:rsidRP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r w:rsidRPr="00D27B80">
        <w:rPr>
          <w:rFonts w:ascii="Verdana" w:hAnsi="Verdana"/>
          <w:color w:val="1F497D" w:themeColor="text2"/>
          <w:sz w:val="28"/>
          <w:szCs w:val="28"/>
        </w:rPr>
        <w:t>Pour la partie de Madame Peraldi, nous avons choisi d’envoyer une notification via mail lorsque le vent est trop fort (&gt;20km/h)</w:t>
      </w: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r>
        <w:rPr>
          <w:noProof/>
        </w:rPr>
        <w:drawing>
          <wp:anchor distT="0" distB="0" distL="114300" distR="114300" simplePos="0" relativeHeight="251638784" behindDoc="0" locked="0" layoutInCell="1" allowOverlap="1" wp14:anchorId="14E42FB9">
            <wp:simplePos x="0" y="0"/>
            <wp:positionH relativeFrom="column">
              <wp:posOffset>1561465</wp:posOffset>
            </wp:positionH>
            <wp:positionV relativeFrom="paragraph">
              <wp:posOffset>148590</wp:posOffset>
            </wp:positionV>
            <wp:extent cx="4200525" cy="2171012"/>
            <wp:effectExtent l="0" t="0" r="0" b="1270"/>
            <wp:wrapSquare wrapText="bothSides"/>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4200525" cy="2171012"/>
                    </a:xfrm>
                    <a:prstGeom prst="rect">
                      <a:avLst/>
                    </a:prstGeom>
                  </pic:spPr>
                </pic:pic>
              </a:graphicData>
            </a:graphic>
          </wp:anchor>
        </w:drawing>
      </w: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pStyle w:val="Citationintense"/>
      </w:pPr>
      <w:r>
        <w:t>Architecture matérielle</w:t>
      </w: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r>
        <w:rPr>
          <w:noProof/>
        </w:rPr>
        <w:drawing>
          <wp:anchor distT="0" distB="0" distL="114300" distR="114300" simplePos="0" relativeHeight="251640832" behindDoc="0" locked="0" layoutInCell="1" allowOverlap="1" wp14:anchorId="1416A139">
            <wp:simplePos x="0" y="0"/>
            <wp:positionH relativeFrom="column">
              <wp:posOffset>782320</wp:posOffset>
            </wp:positionH>
            <wp:positionV relativeFrom="paragraph">
              <wp:posOffset>15611</wp:posOffset>
            </wp:positionV>
            <wp:extent cx="5760720" cy="300545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05455"/>
                    </a:xfrm>
                    <a:prstGeom prst="rect">
                      <a:avLst/>
                    </a:prstGeom>
                  </pic:spPr>
                </pic:pic>
              </a:graphicData>
            </a:graphic>
          </wp:anchor>
        </w:drawing>
      </w: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rPr>
          <w:rFonts w:ascii="Verdana" w:hAnsi="Verdana"/>
          <w:color w:val="1F497D" w:themeColor="text2"/>
          <w:sz w:val="28"/>
          <w:szCs w:val="28"/>
        </w:rPr>
      </w:pPr>
    </w:p>
    <w:p w:rsidR="00D27B80" w:rsidRDefault="00D27B80" w:rsidP="00D27B80">
      <w:pPr>
        <w:pStyle w:val="Citationintense"/>
      </w:pPr>
      <w:r>
        <w:t>Fonctionnalités attendues</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F1: Collecte de données par le mât</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F2: Transmission des données en LoRa</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F2’: Réception des données en LoRa et envoi des données au Raspberry® pi3®</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F3: Collecte des données par le Raspberry® pi3® à fréquence variable</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F4: Notification en temps réel lorsque le vent est trop fort (&gt;20km/h)</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F5: Stockage des données dans la base de données</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F6: Application web pour l’affichage des données</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F7: Accès distant au serveur web avec accès sécurisé et certificat</w:t>
      </w:r>
    </w:p>
    <w:p w:rsidR="00D27B80" w:rsidRP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F8: Application mobile qui va pointer vers le serveur web</w:t>
      </w:r>
    </w:p>
    <w:p w:rsidR="00D27B80" w:rsidRDefault="00D27B80" w:rsidP="00D27B80">
      <w:pPr>
        <w:numPr>
          <w:ilvl w:val="0"/>
          <w:numId w:val="1"/>
        </w:numPr>
        <w:rPr>
          <w:rFonts w:ascii="Verdana" w:hAnsi="Verdana"/>
          <w:color w:val="1F497D" w:themeColor="text2"/>
        </w:rPr>
      </w:pPr>
      <w:r w:rsidRPr="00D27B80">
        <w:rPr>
          <w:rFonts w:ascii="Verdana" w:hAnsi="Verdana"/>
          <w:color w:val="1F497D" w:themeColor="text2"/>
        </w:rPr>
        <w:t>F9: Accès à la webcam en direct</w:t>
      </w:r>
    </w:p>
    <w:p w:rsidR="00D27B80" w:rsidRDefault="00D27B80" w:rsidP="00D27B80">
      <w:pPr>
        <w:rPr>
          <w:rFonts w:ascii="Verdana" w:hAnsi="Verdana"/>
          <w:color w:val="1F497D" w:themeColor="text2"/>
        </w:rPr>
      </w:pPr>
    </w:p>
    <w:p w:rsidR="00D27B80" w:rsidRPr="00D27B80" w:rsidRDefault="00D27B80" w:rsidP="00D27B80">
      <w:pPr>
        <w:rPr>
          <w:rFonts w:ascii="Verdana" w:hAnsi="Verdana"/>
          <w:color w:val="1F497D" w:themeColor="text2"/>
        </w:rPr>
      </w:pPr>
    </w:p>
    <w:p w:rsidR="00D27B80" w:rsidRPr="00D27B80" w:rsidRDefault="00D27B80" w:rsidP="00D27B80">
      <w:pPr>
        <w:pStyle w:val="Contenu"/>
        <w:rPr>
          <w:rFonts w:ascii="Verdana" w:hAnsi="Verdana"/>
          <w:sz w:val="24"/>
          <w:szCs w:val="24"/>
        </w:rPr>
      </w:pPr>
      <w:r w:rsidRPr="00D27B80">
        <w:rPr>
          <w:rFonts w:ascii="Verdana" w:hAnsi="Verdana"/>
          <w:sz w:val="24"/>
          <w:szCs w:val="24"/>
          <w:shd w:val="clear" w:color="auto" w:fill="FFFFFF"/>
        </w:rPr>
        <w:t xml:space="preserve">Les capteurs positionnés sur le mât ainsi que sur la carte </w:t>
      </w:r>
      <w:r w:rsidRPr="00D27B80">
        <w:rPr>
          <w:rFonts w:ascii="Verdana" w:hAnsi="Verdana"/>
          <w:i/>
          <w:iCs/>
          <w:sz w:val="24"/>
          <w:szCs w:val="24"/>
          <w:shd w:val="clear" w:color="auto" w:fill="FFFFFF"/>
        </w:rPr>
        <w:t>sparkfun weather shield</w:t>
      </w:r>
      <w:r w:rsidRPr="00D27B80">
        <w:rPr>
          <w:rFonts w:ascii="Verdana" w:hAnsi="Verdana"/>
          <w:sz w:val="24"/>
          <w:szCs w:val="24"/>
          <w:shd w:val="clear" w:color="auto" w:fill="FFFFFF"/>
        </w:rPr>
        <w:t xml:space="preserve"> vont relever des données et les transmettre à la carte </w:t>
      </w:r>
      <w:r w:rsidRPr="00D27B80">
        <w:rPr>
          <w:rFonts w:ascii="Verdana" w:hAnsi="Verdana"/>
          <w:i/>
          <w:iCs/>
          <w:sz w:val="24"/>
          <w:szCs w:val="24"/>
          <w:shd w:val="clear" w:color="auto" w:fill="FFFFFF"/>
        </w:rPr>
        <w:t>UCA LoRa sender.</w:t>
      </w:r>
      <w:r w:rsidRPr="00D27B80">
        <w:rPr>
          <w:rFonts w:ascii="Verdana" w:hAnsi="Verdana"/>
          <w:sz w:val="24"/>
          <w:szCs w:val="24"/>
          <w:shd w:val="clear" w:color="auto" w:fill="FFFFFF"/>
        </w:rPr>
        <w:t xml:space="preserve"> Les données seront transmises à l’autre carte </w:t>
      </w:r>
      <w:r w:rsidRPr="00D27B80">
        <w:rPr>
          <w:rFonts w:ascii="Verdana" w:hAnsi="Verdana"/>
          <w:i/>
          <w:iCs/>
          <w:sz w:val="24"/>
          <w:szCs w:val="24"/>
          <w:shd w:val="clear" w:color="auto" w:fill="FFFFFF"/>
        </w:rPr>
        <w:t>LoRa receiver</w:t>
      </w:r>
      <w:r w:rsidRPr="00D27B80">
        <w:rPr>
          <w:rFonts w:ascii="Verdana" w:hAnsi="Verdana"/>
          <w:sz w:val="24"/>
          <w:szCs w:val="24"/>
          <w:shd w:val="clear" w:color="auto" w:fill="FFFFFF"/>
        </w:rPr>
        <w:t xml:space="preserve"> par le protocole </w:t>
      </w:r>
      <w:r w:rsidRPr="00D27B80">
        <w:rPr>
          <w:rFonts w:ascii="Verdana" w:hAnsi="Verdana"/>
          <w:i/>
          <w:iCs/>
          <w:sz w:val="24"/>
          <w:szCs w:val="24"/>
          <w:shd w:val="clear" w:color="auto" w:fill="FFFFFF"/>
        </w:rPr>
        <w:t>LoRa.</w:t>
      </w:r>
      <w:r w:rsidRPr="00D27B80">
        <w:rPr>
          <w:rFonts w:ascii="Verdana" w:hAnsi="Verdana"/>
          <w:sz w:val="24"/>
          <w:szCs w:val="24"/>
          <w:shd w:val="clear" w:color="auto" w:fill="FFFFFF"/>
        </w:rPr>
        <w:t xml:space="preserve"> Ces données sont ensuite transmises au raspberry pi3 qui contient un serveur </w:t>
      </w:r>
      <w:r w:rsidRPr="00D27B80">
        <w:rPr>
          <w:rFonts w:ascii="Verdana" w:hAnsi="Verdana"/>
          <w:i/>
          <w:iCs/>
          <w:sz w:val="24"/>
          <w:szCs w:val="24"/>
          <w:shd w:val="clear" w:color="auto" w:fill="FFFFFF"/>
        </w:rPr>
        <w:t>apache2</w:t>
      </w:r>
      <w:r w:rsidRPr="00D27B80">
        <w:rPr>
          <w:rFonts w:ascii="Verdana" w:hAnsi="Verdana"/>
          <w:sz w:val="24"/>
          <w:szCs w:val="24"/>
          <w:shd w:val="clear" w:color="auto" w:fill="FFFFFF"/>
        </w:rPr>
        <w:t xml:space="preserve"> hébergeant l’application et la base de données. Toutes les 30 minutes la raspberry lance une tâche CRON qui va insérer les données dans la base.</w:t>
      </w:r>
    </w:p>
    <w:p w:rsidR="00D27B80" w:rsidRPr="00D27B80" w:rsidRDefault="00D27B80" w:rsidP="00D27B80">
      <w:pPr>
        <w:pStyle w:val="Contenu"/>
        <w:rPr>
          <w:rFonts w:ascii="Verdana" w:hAnsi="Verdana"/>
          <w:sz w:val="24"/>
          <w:szCs w:val="24"/>
          <w:shd w:val="clear" w:color="auto" w:fill="FFFFFF"/>
        </w:rPr>
      </w:pPr>
      <w:r w:rsidRPr="00D27B80">
        <w:rPr>
          <w:rFonts w:ascii="Verdana" w:hAnsi="Verdana"/>
          <w:sz w:val="24"/>
          <w:szCs w:val="24"/>
        </w:rPr>
        <w:br/>
      </w:r>
      <w:r w:rsidRPr="00D27B80">
        <w:rPr>
          <w:rFonts w:ascii="Verdana" w:hAnsi="Verdana"/>
          <w:sz w:val="24"/>
          <w:szCs w:val="24"/>
          <w:u w:val="single"/>
          <w:shd w:val="clear" w:color="auto" w:fill="FFFFFF"/>
        </w:rPr>
        <w:t>Remarque :</w:t>
      </w:r>
      <w:r w:rsidRPr="00D27B80">
        <w:rPr>
          <w:rFonts w:ascii="Verdana" w:hAnsi="Verdana"/>
          <w:sz w:val="24"/>
          <w:szCs w:val="24"/>
          <w:shd w:val="clear" w:color="auto" w:fill="FFFFFF"/>
        </w:rPr>
        <w:t xml:space="preserve"> Les cartes </w:t>
      </w:r>
      <w:r w:rsidRPr="00D27B80">
        <w:rPr>
          <w:rFonts w:ascii="Verdana" w:hAnsi="Verdana"/>
          <w:i/>
          <w:iCs/>
          <w:sz w:val="24"/>
          <w:szCs w:val="24"/>
          <w:shd w:val="clear" w:color="auto" w:fill="FFFFFF"/>
        </w:rPr>
        <w:t>sparkfun weather shield, UCA LoRa sender</w:t>
      </w:r>
      <w:r w:rsidRPr="00D27B80">
        <w:rPr>
          <w:rFonts w:ascii="Verdana" w:hAnsi="Verdana"/>
          <w:sz w:val="24"/>
          <w:szCs w:val="24"/>
          <w:shd w:val="clear" w:color="auto" w:fill="FFFFFF"/>
        </w:rPr>
        <w:t xml:space="preserve"> et </w:t>
      </w:r>
      <w:r w:rsidRPr="00D27B80">
        <w:rPr>
          <w:rFonts w:ascii="Verdana" w:hAnsi="Verdana"/>
          <w:i/>
          <w:iCs/>
          <w:sz w:val="24"/>
          <w:szCs w:val="24"/>
          <w:shd w:val="clear" w:color="auto" w:fill="FFFFFF"/>
        </w:rPr>
        <w:t>UCA LoRa receiver</w:t>
      </w:r>
      <w:r w:rsidRPr="00D27B80">
        <w:rPr>
          <w:rFonts w:ascii="Verdana" w:hAnsi="Verdana"/>
          <w:sz w:val="24"/>
          <w:szCs w:val="24"/>
          <w:shd w:val="clear" w:color="auto" w:fill="FFFFFF"/>
        </w:rPr>
        <w:t xml:space="preserve"> sont toutes programmable à l’aide de l’IDE Arduino.</w:t>
      </w: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pStyle w:val="Citationintense"/>
      </w:pPr>
      <w:r>
        <w:t>Les différentes fonctionnalités et présentation des</w:t>
      </w:r>
      <w:r>
        <w:t xml:space="preserve"> acteurs</w:t>
      </w:r>
    </w:p>
    <w:p w:rsidR="00D27B80" w:rsidRDefault="00D27B80" w:rsidP="00D27B80">
      <w:pPr>
        <w:rPr>
          <w:rFonts w:ascii="Verdana" w:hAnsi="Verdana"/>
          <w:color w:val="1F497D" w:themeColor="text2"/>
        </w:rPr>
      </w:pPr>
    </w:p>
    <w:p w:rsidR="00D27B80" w:rsidRPr="00D27B80" w:rsidRDefault="00D27B80" w:rsidP="00D27B80">
      <w:pPr>
        <w:rPr>
          <w:rFonts w:ascii="Verdana" w:hAnsi="Verdana"/>
          <w:color w:val="1F497D" w:themeColor="text2"/>
        </w:rPr>
      </w:pPr>
      <w:r>
        <w:rPr>
          <w:rFonts w:ascii="Arial" w:hAnsi="Arial" w:cs="Arial"/>
          <w:b/>
          <w:bCs/>
          <w:noProof/>
          <w:color w:val="000000"/>
          <w:sz w:val="22"/>
          <w:szCs w:val="22"/>
          <w:u w:val="single"/>
        </w:rPr>
        <w:drawing>
          <wp:anchor distT="0" distB="0" distL="114300" distR="114300" simplePos="0" relativeHeight="251642880" behindDoc="1" locked="0" layoutInCell="1" allowOverlap="1" wp14:anchorId="032F74AE">
            <wp:simplePos x="0" y="0"/>
            <wp:positionH relativeFrom="column">
              <wp:posOffset>-3175</wp:posOffset>
            </wp:positionH>
            <wp:positionV relativeFrom="paragraph">
              <wp:posOffset>180975</wp:posOffset>
            </wp:positionV>
            <wp:extent cx="1776730" cy="2390140"/>
            <wp:effectExtent l="0" t="0" r="0" b="0"/>
            <wp:wrapTight wrapText="bothSides">
              <wp:wrapPolygon edited="0">
                <wp:start x="0" y="0"/>
                <wp:lineTo x="0" y="21348"/>
                <wp:lineTo x="21307" y="21348"/>
                <wp:lineTo x="2130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sure du vent.jpg"/>
                    <pic:cNvPicPr/>
                  </pic:nvPicPr>
                  <pic:blipFill>
                    <a:blip r:embed="rId14">
                      <a:extLst>
                        <a:ext uri="{28A0092B-C50C-407E-A947-70E740481C1C}">
                          <a14:useLocalDpi xmlns:a14="http://schemas.microsoft.com/office/drawing/2010/main" val="0"/>
                        </a:ext>
                      </a:extLst>
                    </a:blip>
                    <a:stretch>
                      <a:fillRect/>
                    </a:stretch>
                  </pic:blipFill>
                  <pic:spPr>
                    <a:xfrm>
                      <a:off x="0" y="0"/>
                      <a:ext cx="1776730" cy="2390140"/>
                    </a:xfrm>
                    <a:prstGeom prst="rect">
                      <a:avLst/>
                    </a:prstGeom>
                  </pic:spPr>
                </pic:pic>
              </a:graphicData>
            </a:graphic>
            <wp14:sizeRelH relativeFrom="margin">
              <wp14:pctWidth>0</wp14:pctWidth>
            </wp14:sizeRelH>
            <wp14:sizeRelV relativeFrom="margin">
              <wp14:pctHeight>0</wp14:pctHeight>
            </wp14:sizeRelV>
          </wp:anchor>
        </w:drawing>
      </w:r>
    </w:p>
    <w:p w:rsidR="00D27B80" w:rsidRPr="00D27B80" w:rsidRDefault="00D27B80" w:rsidP="00D27B80">
      <w:pPr>
        <w:pStyle w:val="Contenu"/>
        <w:rPr>
          <w:rStyle w:val="Rfrencelgre"/>
          <w:rFonts w:ascii="Verdana" w:hAnsi="Verdana"/>
          <w:color w:val="1F497D" w:themeColor="text2"/>
          <w:sz w:val="24"/>
          <w:szCs w:val="24"/>
        </w:rPr>
      </w:pPr>
      <w:r w:rsidRPr="00D27B80">
        <w:rPr>
          <w:rStyle w:val="Rfrencelgre"/>
          <w:rFonts w:ascii="Verdana" w:hAnsi="Verdana"/>
          <w:color w:val="1F497D" w:themeColor="text2"/>
          <w:sz w:val="24"/>
          <w:szCs w:val="24"/>
        </w:rPr>
        <w:t>Capteurs météo: Il s’agit d’un mât qui est constitué d’un capteur de vitesse de vent, un capteur d’orientation du vent et d’un capteur de pluviométrie.</w:t>
      </w:r>
    </w:p>
    <w:p w:rsidR="00D27B80" w:rsidRPr="00D27B80" w:rsidRDefault="00D27B80" w:rsidP="00D27B80">
      <w:pPr>
        <w:pStyle w:val="Contenu"/>
        <w:rPr>
          <w:rStyle w:val="Rfrencelgre"/>
          <w:rFonts w:ascii="Verdana" w:hAnsi="Verdana"/>
          <w:color w:val="1F497D" w:themeColor="text2"/>
          <w:sz w:val="24"/>
          <w:szCs w:val="24"/>
        </w:rPr>
      </w:pPr>
    </w:p>
    <w:p w:rsidR="00D27B80" w:rsidRPr="00D27B80" w:rsidRDefault="00D27B80" w:rsidP="00D27B80">
      <w:pPr>
        <w:pStyle w:val="Contenu"/>
        <w:rPr>
          <w:rStyle w:val="Rfrencelgre"/>
          <w:rFonts w:ascii="Verdana" w:hAnsi="Verdana"/>
          <w:color w:val="1F497D" w:themeColor="text2"/>
          <w:sz w:val="24"/>
          <w:szCs w:val="24"/>
        </w:rPr>
      </w:pPr>
      <w:r w:rsidRPr="00D27B80">
        <w:rPr>
          <w:rStyle w:val="Rfrencelgre"/>
          <w:rFonts w:ascii="Verdana" w:hAnsi="Verdana"/>
          <w:color w:val="1F497D" w:themeColor="text2"/>
          <w:sz w:val="24"/>
          <w:szCs w:val="24"/>
        </w:rPr>
        <w:t>Communication RJ45</w:t>
      </w: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ins w:id="0" w:author="Auteur">
        <w:r>
          <w:rPr>
            <w:noProof/>
          </w:rPr>
          <w:drawing>
            <wp:anchor distT="0" distB="0" distL="114300" distR="114300" simplePos="0" relativeHeight="251645952" behindDoc="1" locked="0" layoutInCell="1" allowOverlap="1" wp14:anchorId="10819BFE">
              <wp:simplePos x="0" y="0"/>
              <wp:positionH relativeFrom="column">
                <wp:posOffset>-114935</wp:posOffset>
              </wp:positionH>
              <wp:positionV relativeFrom="paragraph">
                <wp:posOffset>106045</wp:posOffset>
              </wp:positionV>
              <wp:extent cx="2677160" cy="1785620"/>
              <wp:effectExtent l="0" t="0" r="8890" b="5080"/>
              <wp:wrapTight wrapText="bothSides">
                <wp:wrapPolygon edited="0">
                  <wp:start x="0" y="0"/>
                  <wp:lineTo x="0" y="21431"/>
                  <wp:lineTo x="21518" y="21431"/>
                  <wp:lineTo x="2151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_Weather_Shield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7160" cy="1785620"/>
                      </a:xfrm>
                      <a:prstGeom prst="rect">
                        <a:avLst/>
                      </a:prstGeom>
                    </pic:spPr>
                  </pic:pic>
                </a:graphicData>
              </a:graphic>
              <wp14:sizeRelH relativeFrom="margin">
                <wp14:pctWidth>0</wp14:pctWidth>
              </wp14:sizeRelH>
              <wp14:sizeRelV relativeFrom="margin">
                <wp14:pctHeight>0</wp14:pctHeight>
              </wp14:sizeRelV>
            </wp:anchor>
          </w:drawing>
        </w:r>
      </w:ins>
    </w:p>
    <w:p w:rsidR="00D27B80" w:rsidRDefault="00D27B80" w:rsidP="00D27B80">
      <w:pPr>
        <w:rPr>
          <w:rFonts w:ascii="Verdana" w:hAnsi="Verdana"/>
          <w:color w:val="1F497D" w:themeColor="text2"/>
        </w:rPr>
      </w:pPr>
    </w:p>
    <w:p w:rsidR="00D27B80" w:rsidRPr="00D27B80" w:rsidRDefault="00D27B80" w:rsidP="00D27B80">
      <w:pPr>
        <w:rPr>
          <w:rStyle w:val="Rfrencelgre"/>
        </w:rPr>
      </w:pPr>
    </w:p>
    <w:p w:rsidR="00D27B80" w:rsidRPr="00D27B80" w:rsidRDefault="00D27B80" w:rsidP="00D27B80">
      <w:pPr>
        <w:rPr>
          <w:rStyle w:val="Rfrencelgre"/>
          <w:rFonts w:ascii="Verdana" w:eastAsia="Times New Roman" w:hAnsi="Verdana" w:cs="Times New Roman"/>
          <w:color w:val="1F497D" w:themeColor="text2"/>
        </w:rPr>
      </w:pPr>
      <w:r w:rsidRPr="00D27B80">
        <w:rPr>
          <w:rStyle w:val="Rfrencelgre"/>
          <w:rFonts w:ascii="Verdana" w:eastAsia="Times New Roman" w:hAnsi="Verdana" w:cs="Times New Roman"/>
          <w:color w:val="1F497D" w:themeColor="text2"/>
        </w:rPr>
        <w:t>Sparkfun weather shield: carte electronique programmable avec deux ports rj45, un capteur d’humidite et temperature (ref: si7021), un capteur de pression, (ref: mpl3115a2) et d’un capteur de luminosite (ref: als-pt19).</w:t>
      </w:r>
    </w:p>
    <w:p w:rsidR="00D27B80" w:rsidRPr="00D27B80" w:rsidRDefault="00D27B80" w:rsidP="00D27B80">
      <w:pPr>
        <w:rPr>
          <w:ins w:id="1" w:author="Auteur"/>
          <w:rStyle w:val="Rfrencelgre"/>
          <w:rFonts w:ascii="Verdana" w:hAnsi="Verdana"/>
          <w:color w:val="1F497D" w:themeColor="text2"/>
        </w:rPr>
      </w:pPr>
      <w:ins w:id="2" w:author="Auteur">
        <w:r>
          <w:rPr>
            <w:rFonts w:ascii="Arial" w:hAnsi="Arial" w:cs="Arial"/>
            <w:noProof/>
            <w:color w:val="000000"/>
            <w:sz w:val="22"/>
            <w:szCs w:val="22"/>
            <w:bdr w:val="none" w:sz="0" w:space="0" w:color="auto" w:frame="1"/>
            <w:shd w:val="clear" w:color="auto" w:fill="FFFFFF"/>
          </w:rPr>
          <w:drawing>
            <wp:inline distT="0" distB="0" distL="0" distR="0" wp14:anchorId="5ABD1F0E" wp14:editId="245D4C2E">
              <wp:extent cx="604520" cy="191135"/>
              <wp:effectExtent l="0" t="0" r="5080" b="0"/>
              <wp:docPr id="17" name="Image 17" descr="https://lh5.googleusercontent.com/afN1EhbKD_vbKKFY-DAbWJuO9rX6TBaj3EBMlHc3caATMHpa8Z0QHkuL-RawKqGTPaeQf9dycYruEFbG-g0llR_qX6Zllvp7o26Oc72i3fiqHSkGEXd3ggumgxZ6wJVbfUsO1i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afN1EhbKD_vbKKFY-DAbWJuO9rX6TBaj3EBMlHc3caATMHpa8Z0QHkuL-RawKqGTPaeQf9dycYruEFbG-g0llR_qX6Zllvp7o26Oc72i3fiqHSkGEXd3ggumgxZ6wJVbfUsO1ij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520" cy="191135"/>
                      </a:xfrm>
                      <a:prstGeom prst="rect">
                        <a:avLst/>
                      </a:prstGeom>
                      <a:noFill/>
                      <a:ln>
                        <a:noFill/>
                      </a:ln>
                    </pic:spPr>
                  </pic:pic>
                </a:graphicData>
              </a:graphic>
            </wp:inline>
          </w:drawing>
        </w:r>
      </w:ins>
      <w:r w:rsidRPr="00D27B80">
        <w:rPr>
          <w:rStyle w:val="Rfrencelgre"/>
          <w:rFonts w:ascii="Verdana" w:eastAsia="Times New Roman" w:hAnsi="Verdana" w:cs="Times New Roman"/>
          <w:color w:val="1F497D" w:themeColor="text2"/>
        </w:rPr>
        <w:t>communication filaire</w:t>
      </w:r>
    </w:p>
    <w:p w:rsidR="00D27B80" w:rsidRPr="00D27B80" w:rsidRDefault="00D27B80" w:rsidP="00D27B80">
      <w:pPr>
        <w:pStyle w:val="NormalWeb"/>
        <w:spacing w:before="0" w:beforeAutospacing="0" w:after="0" w:afterAutospacing="0"/>
        <w:rPr>
          <w:ins w:id="3" w:author="Auteur"/>
          <w:rStyle w:val="Rfrencelgre"/>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Pr="00D27B80" w:rsidRDefault="00D27B80" w:rsidP="00D27B80">
      <w:pPr>
        <w:rPr>
          <w:rFonts w:ascii="Verdana" w:hAnsi="Verdana"/>
          <w:color w:val="1F497D" w:themeColor="text2"/>
        </w:rPr>
      </w:pPr>
      <w:r>
        <w:rPr>
          <w:noProof/>
        </w:rPr>
        <w:drawing>
          <wp:anchor distT="0" distB="0" distL="114300" distR="114300" simplePos="0" relativeHeight="251648000" behindDoc="1" locked="0" layoutInCell="1" allowOverlap="1" wp14:anchorId="30FC4F01">
            <wp:simplePos x="0" y="0"/>
            <wp:positionH relativeFrom="column">
              <wp:posOffset>-141198</wp:posOffset>
            </wp:positionH>
            <wp:positionV relativeFrom="paragraph">
              <wp:posOffset>86804</wp:posOffset>
            </wp:positionV>
            <wp:extent cx="2686050" cy="1509395"/>
            <wp:effectExtent l="0" t="0" r="0" b="0"/>
            <wp:wrapTight wrapText="bothSides">
              <wp:wrapPolygon edited="0">
                <wp:start x="0" y="0"/>
                <wp:lineTo x="0" y="21264"/>
                <wp:lineTo x="21447" y="21264"/>
                <wp:lineTo x="2144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1509395"/>
                    </a:xfrm>
                    <a:prstGeom prst="rect">
                      <a:avLst/>
                    </a:prstGeom>
                    <a:noFill/>
                    <a:ln>
                      <a:noFill/>
                    </a:ln>
                  </pic:spPr>
                </pic:pic>
              </a:graphicData>
            </a:graphic>
          </wp:anchor>
        </w:drawing>
      </w:r>
    </w:p>
    <w:p w:rsidR="00D27B80" w:rsidRPr="00D27B80" w:rsidRDefault="00D27B80" w:rsidP="00D27B80">
      <w:pPr>
        <w:pStyle w:val="Paragraphedeliste"/>
        <w:rPr>
          <w:rStyle w:val="Rfrencelgre"/>
          <w:rFonts w:ascii="Verdana" w:hAnsi="Verdana"/>
          <w:color w:val="1F497D" w:themeColor="text2"/>
        </w:rPr>
      </w:pPr>
      <w:r w:rsidRPr="00D27B80">
        <w:rPr>
          <w:rStyle w:val="Rfrencelgre"/>
          <w:rFonts w:ascii="Verdana" w:hAnsi="Verdana"/>
          <w:color w:val="1F497D" w:themeColor="text2"/>
        </w:rPr>
        <w:t>UCA LoRa Sender: Carte contenant un module LoRa et permettant d’envoyer des données.</w:t>
      </w:r>
    </w:p>
    <w:p w:rsidR="00D27B80" w:rsidRPr="00D27B80" w:rsidRDefault="00D27B80" w:rsidP="00D27B80">
      <w:pPr>
        <w:pStyle w:val="Paragraphedeliste"/>
        <w:rPr>
          <w:rStyle w:val="Rfrencelgre"/>
          <w:rFonts w:ascii="Verdana" w:hAnsi="Verdana"/>
          <w:color w:val="1F497D" w:themeColor="text2"/>
        </w:rPr>
      </w:pPr>
    </w:p>
    <w:p w:rsidR="00D27B80" w:rsidRPr="00D27B80" w:rsidRDefault="00D27B80" w:rsidP="00D27B80">
      <w:pPr>
        <w:pStyle w:val="Paragraphedeliste"/>
        <w:rPr>
          <w:rStyle w:val="Rfrencelgre"/>
          <w:rFonts w:ascii="Verdana" w:hAnsi="Verdana"/>
          <w:color w:val="1F497D" w:themeColor="text2"/>
        </w:rPr>
      </w:pPr>
      <w:r w:rsidRPr="00D27B80">
        <w:rPr>
          <w:rStyle w:val="Rfrencelgre"/>
          <w:rFonts w:ascii="Verdana" w:hAnsi="Verdana"/>
          <w:color w:val="1F497D" w:themeColor="text2"/>
        </w:rPr>
        <w:drawing>
          <wp:inline distT="0" distB="0" distL="0" distR="0" wp14:anchorId="10E0050A" wp14:editId="7D2DF891">
            <wp:extent cx="572770" cy="191135"/>
            <wp:effectExtent l="0" t="0" r="0" b="0"/>
            <wp:docPr id="16" name="Image 16" descr="https://lh4.googleusercontent.com/zo1SSMT9TtucFMmzqauaBlrCZAzfbMcw3UaLrZO2U0UyxuKDwxyr1zCcY89biCmM5tpZ7YiQtTttQTg70dL7h9rhJWZnaYaEeQV07oa3uUqIniVuPnMwl_Z1nNbpZNUz18tS5I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o1SSMT9TtucFMmzqauaBlrCZAzfbMcw3UaLrZO2U0UyxuKDwxyr1zCcY89biCmM5tpZ7YiQtTttQTg70dL7h9rhJWZnaYaEeQV07oa3uUqIniVuPnMwl_Z1nNbpZNUz18tS5I1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 cy="191135"/>
                    </a:xfrm>
                    <a:prstGeom prst="rect">
                      <a:avLst/>
                    </a:prstGeom>
                    <a:noFill/>
                    <a:ln>
                      <a:noFill/>
                    </a:ln>
                  </pic:spPr>
                </pic:pic>
              </a:graphicData>
            </a:graphic>
          </wp:inline>
        </w:drawing>
      </w:r>
      <w:r w:rsidRPr="00D27B80">
        <w:rPr>
          <w:rStyle w:val="Rfrencelgre"/>
          <w:rFonts w:ascii="Verdana" w:hAnsi="Verdana"/>
          <w:color w:val="1F497D" w:themeColor="text2"/>
        </w:rPr>
        <w:drawing>
          <wp:inline distT="0" distB="0" distL="0" distR="0" wp14:anchorId="67A5CBC2" wp14:editId="5E86BFB2">
            <wp:extent cx="501015" cy="492760"/>
            <wp:effectExtent l="0" t="0" r="0" b="2540"/>
            <wp:docPr id="7" name="Image 7" descr="https://lh4.googleusercontent.com/5KsJLOn902qwPuYw9_qgG45dbY58WbDfBJN-WK2vlgEIVxjFcygHjGChjkBqAO6JM856PokjFVX2HXF_oG2FHYNZ9yw45IYCGOeFhBHmYhKtvTodqhJxAVNpzWd9_ntljRyiW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KsJLOn902qwPuYw9_qgG45dbY58WbDfBJN-WK2vlgEIVxjFcygHjGChjkBqAO6JM856PokjFVX2HXF_oG2FHYNZ9yw45IYCGOeFhBHmYhKtvTodqhJxAVNpzWd9_ntljRyiWL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 cy="492760"/>
                    </a:xfrm>
                    <a:prstGeom prst="rect">
                      <a:avLst/>
                    </a:prstGeom>
                    <a:noFill/>
                    <a:ln>
                      <a:noFill/>
                    </a:ln>
                  </pic:spPr>
                </pic:pic>
              </a:graphicData>
            </a:graphic>
          </wp:inline>
        </w:drawing>
      </w:r>
      <w:r w:rsidRPr="00D27B80">
        <w:rPr>
          <w:rStyle w:val="Rfrencelgre"/>
          <w:rFonts w:ascii="Verdana" w:hAnsi="Verdana"/>
          <w:color w:val="1F497D" w:themeColor="text2"/>
        </w:rPr>
        <w:t>Communication LoRa</w:t>
      </w:r>
    </w:p>
    <w:p w:rsidR="00D27B80" w:rsidRPr="00D27B80" w:rsidRDefault="00D27B80" w:rsidP="00D27B80">
      <w:pPr>
        <w:pStyle w:val="Paragraphedeliste"/>
        <w:rPr>
          <w:rStyle w:val="Rfrencelgre"/>
          <w:rFonts w:ascii="Verdana" w:hAnsi="Verdana"/>
          <w:color w:val="1F497D" w:themeColor="text2"/>
        </w:rPr>
      </w:pPr>
      <w:r w:rsidRPr="00D27B80">
        <w:rPr>
          <w:rStyle w:val="Rfrencelgre"/>
          <w:rFonts w:ascii="Verdana" w:hAnsi="Verdana"/>
          <w:color w:val="1F497D" w:themeColor="text2"/>
        </w:rPr>
        <w:t>UCA LoRa receiver: Carte contenant un module LoRa et permettant de recevoir des données.</w:t>
      </w: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r>
        <w:rPr>
          <w:noProof/>
        </w:rPr>
        <w:drawing>
          <wp:anchor distT="0" distB="0" distL="114300" distR="114300" simplePos="0" relativeHeight="251669504" behindDoc="1" locked="0" layoutInCell="1" allowOverlap="1" wp14:anchorId="57C3C66F">
            <wp:simplePos x="0" y="0"/>
            <wp:positionH relativeFrom="column">
              <wp:posOffset>-2792</wp:posOffset>
            </wp:positionH>
            <wp:positionV relativeFrom="paragraph">
              <wp:posOffset>-252</wp:posOffset>
            </wp:positionV>
            <wp:extent cx="1811548" cy="1811548"/>
            <wp:effectExtent l="0" t="0" r="0" b="0"/>
            <wp:wrapTight wrapText="bothSides">
              <wp:wrapPolygon edited="0">
                <wp:start x="0" y="0"/>
                <wp:lineTo x="0" y="21358"/>
                <wp:lineTo x="21358" y="21358"/>
                <wp:lineTo x="21358" y="0"/>
                <wp:lineTo x="0" y="0"/>
              </wp:wrapPolygon>
            </wp:wrapTight>
            <wp:docPr id="13" name="Image 13" descr="Raspberry Pi 3 Modèle B+ 1 GB - KUB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3 Modèle B+ 1 GB - KUBI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1548" cy="1811548"/>
                    </a:xfrm>
                    <a:prstGeom prst="rect">
                      <a:avLst/>
                    </a:prstGeom>
                    <a:noFill/>
                    <a:ln>
                      <a:noFill/>
                    </a:ln>
                  </pic:spPr>
                </pic:pic>
              </a:graphicData>
            </a:graphic>
          </wp:anchor>
        </w:drawing>
      </w:r>
    </w:p>
    <w:p w:rsidR="00D27B80" w:rsidRPr="00D27B80" w:rsidRDefault="00D27B80" w:rsidP="00D27B80">
      <w:pPr>
        <w:pStyle w:val="Paragraphedeliste"/>
        <w:rPr>
          <w:rStyle w:val="Rfrencelgre"/>
          <w:rFonts w:ascii="Verdana" w:hAnsi="Verdana"/>
          <w:color w:val="1F497D" w:themeColor="text2"/>
        </w:rPr>
      </w:pPr>
      <w:r w:rsidRPr="00D27B80">
        <w:rPr>
          <w:rStyle w:val="Rfrencelgre"/>
          <w:rFonts w:ascii="Verdana" w:hAnsi="Verdana"/>
          <w:color w:val="1F497D" w:themeColor="text2"/>
        </w:rPr>
        <w:t xml:space="preserve">Raspberry pi3: Le Raspberry Pi est un </w:t>
      </w:r>
      <w:hyperlink r:id="rId21" w:history="1">
        <w:r w:rsidRPr="00D27B80">
          <w:rPr>
            <w:rStyle w:val="Rfrencelgre"/>
            <w:rFonts w:ascii="Verdana" w:hAnsi="Verdana"/>
            <w:color w:val="1F497D" w:themeColor="text2"/>
          </w:rPr>
          <w:t>nano-ordinateur</w:t>
        </w:r>
      </w:hyperlink>
      <w:r w:rsidRPr="00D27B80">
        <w:rPr>
          <w:rStyle w:val="Rfrencelgre"/>
          <w:rFonts w:ascii="Verdana" w:hAnsi="Verdana"/>
          <w:color w:val="1F497D" w:themeColor="text2"/>
        </w:rPr>
        <w:t xml:space="preserve"> </w:t>
      </w:r>
      <w:hyperlink r:id="rId22" w:history="1">
        <w:r w:rsidRPr="00D27B80">
          <w:rPr>
            <w:rStyle w:val="Rfrencelgre"/>
            <w:rFonts w:ascii="Verdana" w:hAnsi="Verdana"/>
            <w:color w:val="1F497D" w:themeColor="text2"/>
          </w:rPr>
          <w:t>monocarte</w:t>
        </w:r>
      </w:hyperlink>
      <w:r w:rsidRPr="00D27B80">
        <w:rPr>
          <w:rStyle w:val="Rfrencelgre"/>
          <w:rFonts w:ascii="Verdana" w:hAnsi="Verdana"/>
          <w:color w:val="1F497D" w:themeColor="text2"/>
        </w:rPr>
        <w:t xml:space="preserve"> à </w:t>
      </w:r>
      <w:hyperlink r:id="rId23" w:history="1">
        <w:r w:rsidRPr="00D27B80">
          <w:rPr>
            <w:rStyle w:val="Rfrencelgre"/>
            <w:rFonts w:ascii="Verdana" w:hAnsi="Verdana"/>
            <w:color w:val="1F497D" w:themeColor="text2"/>
          </w:rPr>
          <w:t>processeur ARM</w:t>
        </w:r>
      </w:hyperlink>
      <w:r w:rsidRPr="00D27B80">
        <w:rPr>
          <w:rStyle w:val="Rfrencelgre"/>
          <w:rFonts w:ascii="Verdana" w:hAnsi="Verdana"/>
          <w:color w:val="1F497D" w:themeColor="text2"/>
        </w:rPr>
        <w:t xml:space="preserve"> conçu par des professeurs du département informatique de l'</w:t>
      </w:r>
      <w:hyperlink r:id="rId24" w:history="1">
        <w:r w:rsidRPr="00D27B80">
          <w:rPr>
            <w:rStyle w:val="Rfrencelgre"/>
            <w:rFonts w:ascii="Verdana" w:hAnsi="Verdana"/>
            <w:color w:val="1F497D" w:themeColor="text2"/>
          </w:rPr>
          <w:t>université de Cambridge</w:t>
        </w:r>
      </w:hyperlink>
      <w:r w:rsidRPr="00D27B80">
        <w:rPr>
          <w:rStyle w:val="Rfrencelgre"/>
          <w:rFonts w:ascii="Verdana" w:hAnsi="Verdana"/>
          <w:color w:val="1F497D" w:themeColor="text2"/>
        </w:rPr>
        <w:t xml:space="preserve"> dans le cadre de la </w:t>
      </w:r>
      <w:hyperlink r:id="rId25" w:history="1">
        <w:r w:rsidRPr="00D27B80">
          <w:rPr>
            <w:rStyle w:val="Rfrencelgre"/>
            <w:rFonts w:ascii="Verdana" w:hAnsi="Verdana"/>
            <w:color w:val="1F497D" w:themeColor="text2"/>
          </w:rPr>
          <w:t>fondation Raspberry Pi</w:t>
        </w:r>
      </w:hyperlink>
      <w:r w:rsidRPr="00D27B80">
        <w:rPr>
          <w:rStyle w:val="Rfrencelgre"/>
          <w:rFonts w:ascii="Verdana" w:hAnsi="Verdana"/>
          <w:color w:val="1F497D" w:themeColor="text2"/>
        </w:rPr>
        <w:t xml:space="preserve"> (source: wikipedia).</w:t>
      </w:r>
    </w:p>
    <w:p w:rsidR="00D27B80" w:rsidRPr="00D27B80" w:rsidRDefault="00D27B80" w:rsidP="00D27B80">
      <w:pPr>
        <w:pStyle w:val="Paragraphedeliste"/>
        <w:rPr>
          <w:rStyle w:val="Rfrencelgre"/>
          <w:rFonts w:ascii="Verdana" w:hAnsi="Verdana"/>
          <w:color w:val="1F497D" w:themeColor="text2"/>
        </w:rPr>
      </w:pPr>
      <w:r w:rsidRPr="00D27B80">
        <w:rPr>
          <w:rStyle w:val="Rfrencelgre"/>
          <w:rFonts w:ascii="Verdana" w:hAnsi="Verdana"/>
          <w:color w:val="1F497D" w:themeColor="text2"/>
        </w:rPr>
        <w:t> </w:t>
      </w:r>
    </w:p>
    <w:p w:rsidR="00D27B80" w:rsidRPr="00D27B80" w:rsidRDefault="00D27B80" w:rsidP="00D27B80">
      <w:pPr>
        <w:pStyle w:val="Paragraphedeliste"/>
        <w:rPr>
          <w:rStyle w:val="Rfrencelgre"/>
          <w:rFonts w:ascii="Verdana" w:hAnsi="Verdana"/>
          <w:color w:val="1F497D" w:themeColor="text2"/>
        </w:rPr>
      </w:pPr>
      <w:r w:rsidRPr="00D27B80">
        <w:rPr>
          <w:rStyle w:val="Rfrencelgre"/>
          <w:rFonts w:ascii="Verdana" w:hAnsi="Verdana"/>
          <w:color w:val="1F497D" w:themeColor="text2"/>
        </w:rPr>
        <w:drawing>
          <wp:inline distT="0" distB="0" distL="0" distR="0">
            <wp:extent cx="664210" cy="180975"/>
            <wp:effectExtent l="0" t="0" r="254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 cy="180975"/>
                    </a:xfrm>
                    <a:prstGeom prst="rect">
                      <a:avLst/>
                    </a:prstGeom>
                    <a:noFill/>
                    <a:ln>
                      <a:noFill/>
                    </a:ln>
                  </pic:spPr>
                </pic:pic>
              </a:graphicData>
            </a:graphic>
          </wp:inline>
        </w:drawing>
      </w:r>
      <w:r w:rsidRPr="00D27B80">
        <w:rPr>
          <w:rStyle w:val="Rfrencelgre"/>
          <w:rFonts w:ascii="Verdana" w:hAnsi="Verdana"/>
          <w:color w:val="1F497D" w:themeColor="text2"/>
        </w:rPr>
        <w:t>Communication filaire via un port série</w:t>
      </w: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Del="005860D4" w:rsidRDefault="00D27B80" w:rsidP="00D27B80">
      <w:pPr>
        <w:pStyle w:val="Citationintense"/>
        <w:rPr>
          <w:del w:id="4" w:author="Auteur"/>
        </w:rPr>
      </w:pPr>
      <w:bookmarkStart w:id="5" w:name="_Toc35456068"/>
      <w:r>
        <w:t>Répartition du travail</w:t>
      </w:r>
      <w:bookmarkEnd w:id="5"/>
    </w:p>
    <w:p w:rsidR="00D27B80" w:rsidRDefault="00D27B80" w:rsidP="00D27B80">
      <w:pPr>
        <w:pStyle w:val="Citationintense"/>
        <w:rPr>
          <w:rFonts w:ascii="Verdana" w:hAnsi="Verdana"/>
          <w:color w:val="1F497D" w:themeColor="text2"/>
        </w:rPr>
      </w:pPr>
    </w:p>
    <w:p w:rsidR="00D27B80" w:rsidRDefault="00D27B80" w:rsidP="00D27B80">
      <w:pPr>
        <w:rPr>
          <w:rFonts w:ascii="Verdana" w:hAnsi="Verdana"/>
          <w:color w:val="1F497D" w:themeColor="text2"/>
        </w:rPr>
      </w:pPr>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Bihane : développement de l'application web et installation de l'environnement de la Raspberry </w:t>
      </w:r>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F1 collecte de données par le mât</w:t>
      </w:r>
    </w:p>
    <w:p w:rsidR="00D27B80" w:rsidRPr="00D27B80" w:rsidRDefault="00D27B80" w:rsidP="00D27B80">
      <w:pPr>
        <w:pStyle w:val="Contenu"/>
        <w:rPr>
          <w:bCs/>
          <w:i/>
          <w:iCs/>
          <w:sz w:val="22"/>
        </w:rPr>
      </w:pPr>
      <w:hyperlink r:id="rId27" w:history="1">
        <w:r w:rsidRPr="00D27B80">
          <w:rPr>
            <w:rStyle w:val="Lienhypertexte"/>
            <w:bCs/>
            <w:i/>
            <w:iCs/>
            <w:sz w:val="22"/>
          </w:rPr>
          <w:t>https://github.com/mapfra/LPIOTIA_2019_BNJMeteo/blob/master/meteo/projet%20meteo/code%20arduino.txt</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F3 collecte des données par le Raspberry à fréquence variable</w:t>
      </w:r>
    </w:p>
    <w:p w:rsidR="00D27B80" w:rsidRPr="00D27B80" w:rsidRDefault="00D27B80" w:rsidP="00D27B80">
      <w:pPr>
        <w:pStyle w:val="Contenu"/>
        <w:rPr>
          <w:rStyle w:val="Rfrencelgre"/>
          <w:bCs/>
          <w:i/>
          <w:iCs/>
          <w:smallCaps w:val="0"/>
          <w:color w:val="1F497D" w:themeColor="text2"/>
          <w:sz w:val="22"/>
        </w:rPr>
      </w:pPr>
      <w:hyperlink r:id="rId28" w:history="1">
        <w:r w:rsidRPr="00D27B80">
          <w:rPr>
            <w:rStyle w:val="Lienhypertexte"/>
            <w:bCs/>
            <w:i/>
            <w:iCs/>
            <w:sz w:val="22"/>
          </w:rPr>
          <w:t>https://github.com/mapfra/LPIOTIA_2019_BNJMeteo/blob/master/meteo/projet%20meteo/sparkfun/sparkunIno</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F4 Notification temps réel de certaines données critiques  </w:t>
      </w:r>
    </w:p>
    <w:p w:rsidR="00D27B80" w:rsidRPr="00D27B80" w:rsidRDefault="00D27B80" w:rsidP="00D27B80">
      <w:pPr>
        <w:pStyle w:val="Contenu"/>
        <w:rPr>
          <w:rStyle w:val="Rfrencelgre"/>
          <w:bCs/>
          <w:i/>
          <w:iCs/>
          <w:smallCaps w:val="0"/>
          <w:color w:val="1F497D" w:themeColor="text2"/>
          <w:sz w:val="22"/>
        </w:rPr>
      </w:pPr>
      <w:hyperlink r:id="rId29" w:history="1">
        <w:r w:rsidRPr="00D27B80">
          <w:rPr>
            <w:rStyle w:val="Lienhypertexte"/>
            <w:bCs/>
            <w:i/>
            <w:iCs/>
            <w:sz w:val="22"/>
          </w:rPr>
          <w:t>https://github.com/mapfra/LPIOTIA_2019_BNJMeteo/blob/master/meteo/projet%20meteo/code%20python.txt</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F5 stockage des données dans la BD</w:t>
      </w:r>
    </w:p>
    <w:p w:rsidR="00D27B80" w:rsidRPr="00D27B80" w:rsidRDefault="00D27B80" w:rsidP="00D27B80">
      <w:pPr>
        <w:pStyle w:val="Contenu"/>
        <w:rPr>
          <w:rStyle w:val="Rfrencelgre"/>
          <w:bCs/>
          <w:i/>
          <w:iCs/>
          <w:smallCaps w:val="0"/>
          <w:color w:val="1F497D" w:themeColor="text2"/>
          <w:sz w:val="22"/>
        </w:rPr>
      </w:pPr>
      <w:hyperlink r:id="rId30" w:history="1">
        <w:r w:rsidRPr="00D27B80">
          <w:rPr>
            <w:rStyle w:val="Lienhypertexte"/>
            <w:bCs/>
            <w:i/>
            <w:iCs/>
            <w:sz w:val="22"/>
          </w:rPr>
          <w:t>https://github.com/mapfra/LPIOTIA_2019_BNJMeteo/blob/master/meteo/meteoInsertValues.php</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F6 application web d’affichage des données </w:t>
      </w:r>
    </w:p>
    <w:p w:rsidR="00D27B80" w:rsidRPr="00D27B80" w:rsidRDefault="00D27B80" w:rsidP="00D27B80">
      <w:pPr>
        <w:pStyle w:val="Contenu"/>
        <w:rPr>
          <w:rStyle w:val="Rfrencelgre"/>
          <w:bCs/>
          <w:i/>
          <w:iCs/>
          <w:smallCaps w:val="0"/>
          <w:color w:val="1F497D" w:themeColor="text2"/>
          <w:sz w:val="22"/>
        </w:rPr>
      </w:pPr>
      <w:hyperlink r:id="rId31" w:history="1">
        <w:r w:rsidRPr="00D27B80">
          <w:rPr>
            <w:rStyle w:val="Lienhypertexte"/>
            <w:bCs/>
            <w:i/>
            <w:iCs/>
            <w:sz w:val="22"/>
          </w:rPr>
          <w:t>https://github.com/mapfra/LPIOTIA_2019_BNJMeteo/blob/master/meteo/index.php</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F7 Accès distant au serveur web avec accès sécurisé </w:t>
      </w:r>
      <w:del w:id="6" w:author="Auteur">
        <w:r w:rsidRPr="00D27B80" w:rsidDel="003A62AB">
          <w:rPr>
            <w:rStyle w:val="Rfrencelgre"/>
            <w:rFonts w:ascii="Verdana" w:hAnsi="Verdana"/>
            <w:color w:val="1F497D" w:themeColor="text2"/>
            <w:sz w:val="22"/>
          </w:rPr>
          <w:delText xml:space="preserve"> </w:delText>
        </w:r>
      </w:del>
      <w:r w:rsidRPr="00D27B80">
        <w:rPr>
          <w:rStyle w:val="Rfrencelgre"/>
          <w:rFonts w:ascii="Verdana" w:hAnsi="Verdana"/>
          <w:color w:val="1F497D" w:themeColor="text2"/>
          <w:sz w:val="22"/>
        </w:rPr>
        <w:t>et certificat.</w:t>
      </w:r>
    </w:p>
    <w:p w:rsidR="00D27B80" w:rsidRPr="00D27B80" w:rsidRDefault="00D27B80" w:rsidP="00D27B80">
      <w:pPr>
        <w:pStyle w:val="Contenu"/>
        <w:pBdr>
          <w:bottom w:val="single" w:sz="6" w:space="1" w:color="auto"/>
        </w:pBdr>
        <w:rPr>
          <w:bCs/>
          <w:i/>
          <w:iCs/>
          <w:sz w:val="22"/>
        </w:rPr>
      </w:pPr>
      <w:hyperlink r:id="rId32" w:history="1">
        <w:r w:rsidRPr="00D27B80">
          <w:rPr>
            <w:rStyle w:val="Lienhypertexte"/>
            <w:bCs/>
            <w:i/>
            <w:iCs/>
            <w:sz w:val="22"/>
          </w:rPr>
          <w:t>https://77.131.214.150/</w:t>
        </w:r>
      </w:hyperlink>
    </w:p>
    <w:p w:rsidR="00D27B80" w:rsidRPr="00D27B80" w:rsidRDefault="00D27B80" w:rsidP="00D27B80">
      <w:pPr>
        <w:pStyle w:val="Contenu"/>
        <w:rPr>
          <w:rStyle w:val="Rfrencelgre"/>
          <w:rFonts w:ascii="Verdana" w:hAnsi="Verdana"/>
          <w:color w:val="1F497D" w:themeColor="text2"/>
          <w:sz w:val="22"/>
        </w:rPr>
      </w:pPr>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Jimmy : Programmation de la carte sparkfun weather shield et développement de l'application mobile</w:t>
      </w:r>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F2 Développement du code pour la transmission LoRa</w:t>
      </w:r>
    </w:p>
    <w:p w:rsidR="00D27B80" w:rsidRPr="00D27B80" w:rsidRDefault="00D27B80" w:rsidP="00D27B80">
      <w:pPr>
        <w:pStyle w:val="Contenu"/>
        <w:rPr>
          <w:rStyle w:val="Rfrencelgre"/>
          <w:i/>
          <w:smallCaps w:val="0"/>
          <w:color w:val="1F497D" w:themeColor="text2"/>
          <w:sz w:val="22"/>
          <w:szCs w:val="20"/>
        </w:rPr>
      </w:pPr>
      <w:hyperlink r:id="rId33" w:history="1">
        <w:r w:rsidRPr="00D27B80">
          <w:rPr>
            <w:rStyle w:val="Lienhypertexte"/>
            <w:i/>
            <w:sz w:val="22"/>
            <w:szCs w:val="20"/>
          </w:rPr>
          <w:t>https://github.com/mapfra/LPIOTIA_2019_BNJMeteo/blob/master/meteo/projet%20meteo/code%20LoRa/LoRaSender.ino</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F2’ Réception des données en Lora et envoi de ces données au RPU en BT  </w:t>
      </w:r>
    </w:p>
    <w:p w:rsidR="00D27B80" w:rsidRPr="00D27B80" w:rsidRDefault="00D27B80" w:rsidP="00D27B80">
      <w:pPr>
        <w:pStyle w:val="Contenu"/>
        <w:rPr>
          <w:rStyle w:val="Rfrencelgre"/>
          <w:smallCaps w:val="0"/>
          <w:color w:val="1F497D" w:themeColor="text2"/>
          <w:sz w:val="24"/>
          <w:szCs w:val="20"/>
        </w:rPr>
      </w:pPr>
      <w:hyperlink r:id="rId34" w:history="1">
        <w:r w:rsidRPr="00D27B80">
          <w:rPr>
            <w:rStyle w:val="Lienhypertexte"/>
            <w:sz w:val="24"/>
            <w:szCs w:val="20"/>
          </w:rPr>
          <w:t>https://github.com/mapfra/LPIOTIA_2019_BNJMeteo/blob/master/meteo/projet%20meteo/code%20LoRa/LoRaReceiver.ino</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F8 Développement d’une appli mobile et de son infrastructure pointant vers le serveur web</w:t>
      </w:r>
    </w:p>
    <w:p w:rsidR="00D27B80" w:rsidRPr="007E7C65" w:rsidRDefault="00D27B80" w:rsidP="00D27B80">
      <w:pPr>
        <w:pStyle w:val="Contenu"/>
        <w:rPr>
          <w:ins w:id="7" w:author="Auteur"/>
          <w:rStyle w:val="Rfrencelgre"/>
          <w:i/>
          <w:smallCaps w:val="0"/>
          <w:color w:val="1F497D" w:themeColor="text2"/>
          <w:sz w:val="22"/>
          <w:szCs w:val="20"/>
          <w:rPrChange w:id="8" w:author="Auteur">
            <w:rPr>
              <w:ins w:id="9" w:author="Auteur"/>
            </w:rPr>
          </w:rPrChange>
        </w:rPr>
      </w:pPr>
      <w:hyperlink r:id="rId35" w:history="1">
        <w:r w:rsidRPr="00D27B80">
          <w:rPr>
            <w:rStyle w:val="Lienhypertexte"/>
            <w:i/>
            <w:sz w:val="22"/>
            <w:szCs w:val="20"/>
          </w:rPr>
          <w:t>https://github.com/mapfra/LPIOTIA_2019_BNJMeteo/tree/master/Projetmeteo_mobile</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F9 Accès à la webcam.</w:t>
      </w:r>
    </w:p>
    <w:p w:rsidR="00D27B80" w:rsidRPr="00D27B80" w:rsidRDefault="00D27B80" w:rsidP="00D27B80">
      <w:pPr>
        <w:pStyle w:val="Contenu"/>
        <w:pBdr>
          <w:bottom w:val="single" w:sz="6" w:space="1" w:color="auto"/>
        </w:pBdr>
        <w:rPr>
          <w:sz w:val="24"/>
          <w:szCs w:val="20"/>
        </w:rPr>
      </w:pPr>
      <w:hyperlink r:id="rId36" w:history="1">
        <w:r w:rsidRPr="00D27B80">
          <w:rPr>
            <w:rStyle w:val="Lienhypertexte"/>
            <w:sz w:val="24"/>
            <w:szCs w:val="20"/>
          </w:rPr>
          <w:t>https://github.com/mapfra/LPIOTIA_2019_BNJMeteo/blob/master/meteo/index.php</w:t>
        </w:r>
      </w:hyperlink>
    </w:p>
    <w:p w:rsidR="00D27B80" w:rsidRPr="00D27B80" w:rsidRDefault="00D27B80" w:rsidP="00D27B80">
      <w:pPr>
        <w:pStyle w:val="Contenu"/>
        <w:rPr>
          <w:rStyle w:val="Rfrencelgre"/>
          <w:rFonts w:ascii="Verdana" w:hAnsi="Verdana"/>
          <w:color w:val="1F497D" w:themeColor="text2"/>
          <w:sz w:val="22"/>
        </w:rPr>
      </w:pPr>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Nassim : Programmation des cartes UCA board</w:t>
      </w:r>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F2 Transmission des données en LoRa grâce aux codes obtenues avec l’aide de </w:t>
      </w:r>
    </w:p>
    <w:p w:rsidR="00D27B80" w:rsidRPr="00D27B80" w:rsidRDefault="00D27B80" w:rsidP="00D27B80">
      <w:pPr>
        <w:pStyle w:val="Contenu"/>
        <w:rPr>
          <w:rStyle w:val="Rfrencelgre"/>
          <w:smallCaps w:val="0"/>
          <w:color w:val="1F497D" w:themeColor="text2"/>
          <w:sz w:val="24"/>
          <w:szCs w:val="20"/>
        </w:rPr>
      </w:pPr>
      <w:hyperlink r:id="rId37" w:history="1">
        <w:r w:rsidRPr="00D27B80">
          <w:rPr>
            <w:rStyle w:val="Lienhypertexte"/>
            <w:sz w:val="24"/>
            <w:szCs w:val="20"/>
          </w:rPr>
          <w:t>https://github.com/mapfra/LPIOTIA_2019_BNJMeteo/blob/master/meteo/projet%20meteo/code%20LoRa/LoRaSender.ino</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F2’ Réception des données en Lora et envoi de ces données au RPU en BT  </w:t>
      </w:r>
    </w:p>
    <w:p w:rsidR="00D27B80" w:rsidRPr="00D27B80" w:rsidRDefault="00D27B80" w:rsidP="00D27B80">
      <w:pPr>
        <w:pStyle w:val="Contenu"/>
        <w:rPr>
          <w:rStyle w:val="Rfrencelgre"/>
          <w:smallCaps w:val="0"/>
          <w:color w:val="1F497D" w:themeColor="text2"/>
          <w:sz w:val="24"/>
          <w:szCs w:val="20"/>
        </w:rPr>
      </w:pPr>
      <w:hyperlink r:id="rId38" w:history="1">
        <w:r w:rsidRPr="00D27B80">
          <w:rPr>
            <w:rStyle w:val="Lienhypertexte"/>
            <w:sz w:val="24"/>
            <w:szCs w:val="20"/>
          </w:rPr>
          <w:t>https://github.com/mapfra/LPIOTIA_2019_BNJMeteo/blob/master/meteo/projet%20meteo/code%20LoRa/LoRaReceiver.ino</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F3 Ecriture de données dans un fichier CSV (code python)</w:t>
      </w:r>
    </w:p>
    <w:p w:rsidR="00D27B80" w:rsidRPr="00D27B80" w:rsidRDefault="00D27B80" w:rsidP="00D27B80">
      <w:pPr>
        <w:pStyle w:val="Contenu"/>
        <w:rPr>
          <w:rStyle w:val="Rfrencelgre"/>
          <w:smallCaps w:val="0"/>
          <w:color w:val="1F497D" w:themeColor="text2"/>
          <w:sz w:val="24"/>
          <w:szCs w:val="20"/>
        </w:rPr>
      </w:pPr>
      <w:hyperlink r:id="rId39" w:history="1">
        <w:r w:rsidRPr="00D27B80">
          <w:rPr>
            <w:rStyle w:val="Lienhypertexte"/>
            <w:sz w:val="24"/>
            <w:szCs w:val="20"/>
          </w:rPr>
          <w:t>https://github.com/mapfra/LPIOTIA_2019_BNJMeteo/blob/master/meteo/projet%20meteo/sparkfun/sparkunIno</w:t>
        </w:r>
      </w:hyperlink>
    </w:p>
    <w:p w:rsidR="00D27B80" w:rsidRPr="00D27B80" w:rsidRDefault="00D27B80" w:rsidP="00D27B80">
      <w:pPr>
        <w:pStyle w:val="Contenu"/>
        <w:rPr>
          <w:rStyle w:val="Rfrencelgre"/>
          <w:rFonts w:ascii="Verdana" w:hAnsi="Verdana"/>
          <w:color w:val="1F497D" w:themeColor="text2"/>
          <w:sz w:val="22"/>
        </w:rPr>
      </w:pPr>
      <w:r w:rsidRPr="00D27B80">
        <w:rPr>
          <w:rStyle w:val="Rfrencelgre"/>
          <w:rFonts w:ascii="Verdana" w:hAnsi="Verdana"/>
          <w:color w:val="1F497D" w:themeColor="text2"/>
          <w:sz w:val="22"/>
        </w:rPr>
        <w:t xml:space="preserve">F8 Développement d’une architecture mobile pour notre projet, application </w:t>
      </w:r>
    </w:p>
    <w:p w:rsidR="00D27B80" w:rsidRPr="00D27B80" w:rsidRDefault="00D27B80" w:rsidP="00D27B80">
      <w:pPr>
        <w:pStyle w:val="Contenu"/>
        <w:rPr>
          <w:sz w:val="24"/>
          <w:szCs w:val="20"/>
        </w:rPr>
      </w:pPr>
      <w:hyperlink r:id="rId40" w:history="1">
        <w:r w:rsidRPr="00D27B80">
          <w:rPr>
            <w:rStyle w:val="Lienhypertexte"/>
            <w:sz w:val="24"/>
            <w:szCs w:val="20"/>
          </w:rPr>
          <w:t>https://github.com/mapfra/LPIOTIA_2019_BNJMeteo/tree/master/Projetmeteo_mobile</w:t>
        </w:r>
      </w:hyperlink>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rPr>
          <w:rFonts w:ascii="Verdana" w:hAnsi="Verdana"/>
          <w:color w:val="1F497D" w:themeColor="text2"/>
        </w:rPr>
      </w:pPr>
    </w:p>
    <w:p w:rsidR="00D27B80" w:rsidRDefault="00D27B80" w:rsidP="00D27B80">
      <w:pPr>
        <w:pStyle w:val="Citationintense"/>
      </w:pPr>
      <w:r>
        <w:t>Bilan</w:t>
      </w:r>
    </w:p>
    <w:p w:rsidR="00D27B80" w:rsidRDefault="00D27B80" w:rsidP="00D27B80"/>
    <w:p w:rsidR="00D27B80" w:rsidRDefault="00D27B80" w:rsidP="00D27B80"/>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F1: Collecte de données par le mât</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Fait</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F2: Transmission des données en LoRa</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90% Code Fini, Communication Lora établi mais la transmission des données entre la carte sparkfun et la carte UCA lora impossible (vu avec madame belleudy)</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F2’: Réception des données en LoRa et envoi des données au Raspberry® pi3®</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90% Code Fini, Communication Lora établi mais la transmission des données entre la carte sparkfun et la carte UCA lora impossible (vu avec madame belleudy)</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F3: Collecte des données par le Raspberry® pi3® à fréquence variable</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Fait</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F4: Notification en temps réel lorsque le vent est trop fort (&gt;20km/h)</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Fait</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F5: Stockage des données dans la base de données</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Fait</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F6: Application web pour l’affichage des données</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Fait</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F7: Accès distant au serveur web avec accès sécurisé et certificat</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Fait</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F8: Application mobile qui va pointer vers le serveur web</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90%</w:t>
      </w:r>
      <w:r w:rsidR="00A845E2">
        <w:rPr>
          <w:rStyle w:val="Rfrencelgre"/>
          <w:rFonts w:ascii="Verdana" w:hAnsi="Verdana"/>
          <w:color w:val="1F497D" w:themeColor="text2"/>
        </w:rPr>
        <w:t xml:space="preserve"> Erreur sur l’application mobile (problème</w:t>
      </w:r>
      <w:bookmarkStart w:id="10" w:name="_GoBack"/>
      <w:bookmarkEnd w:id="10"/>
      <w:r w:rsidR="00A845E2">
        <w:rPr>
          <w:rStyle w:val="Rfrencelgre"/>
          <w:rFonts w:ascii="Verdana" w:hAnsi="Verdana"/>
          <w:color w:val="1F497D" w:themeColor="text2"/>
        </w:rPr>
        <w:t xml:space="preserve"> de connectivité entre serveur web et l’application mobile)</w:t>
      </w:r>
    </w:p>
    <w:p w:rsidR="00D27B80" w:rsidRPr="00D27B80" w:rsidRDefault="00D27B80" w:rsidP="00D27B80">
      <w:pPr>
        <w:numPr>
          <w:ilvl w:val="0"/>
          <w:numId w:val="2"/>
        </w:numPr>
        <w:spacing w:after="160" w:line="259" w:lineRule="auto"/>
        <w:rPr>
          <w:rStyle w:val="Rfrencelgre"/>
          <w:rFonts w:ascii="Verdana" w:hAnsi="Verdana"/>
          <w:color w:val="1F497D" w:themeColor="text2"/>
        </w:rPr>
      </w:pPr>
      <w:r w:rsidRPr="00D27B80">
        <w:rPr>
          <w:rStyle w:val="Rfrencelgre"/>
          <w:rFonts w:ascii="Verdana" w:hAnsi="Verdana"/>
          <w:color w:val="1F497D" w:themeColor="text2"/>
        </w:rPr>
        <w:t>F9: Accès à la webcam</w:t>
      </w:r>
    </w:p>
    <w:p w:rsidR="00D27B80" w:rsidRPr="00D27B80" w:rsidRDefault="00D27B80" w:rsidP="00D27B80">
      <w:pPr>
        <w:rPr>
          <w:rStyle w:val="Rfrencelgre"/>
          <w:rFonts w:ascii="Verdana" w:hAnsi="Verdana"/>
          <w:color w:val="1F497D" w:themeColor="text2"/>
        </w:rPr>
      </w:pPr>
      <w:r w:rsidRPr="00D27B80">
        <w:rPr>
          <w:rStyle w:val="Rfrencelgre"/>
          <w:rFonts w:ascii="Verdana" w:hAnsi="Verdana"/>
          <w:color w:val="1F497D" w:themeColor="text2"/>
        </w:rPr>
        <w:t>Fait</w:t>
      </w:r>
    </w:p>
    <w:p w:rsidR="00D27B80" w:rsidRDefault="00D27B80"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D27B80"/>
    <w:p w:rsidR="00C00D25" w:rsidRDefault="00C00D25" w:rsidP="00C00D25">
      <w:pPr>
        <w:pStyle w:val="Citationintense"/>
      </w:pPr>
      <w:r>
        <w:t>Erreur Application mobile</w:t>
      </w:r>
    </w:p>
    <w:p w:rsidR="00C00D25" w:rsidRDefault="00C00D25" w:rsidP="00C00D25"/>
    <w:p w:rsidR="00C00D25" w:rsidRDefault="00A845E2" w:rsidP="00A845E2">
      <w:pPr>
        <w:pStyle w:val="Contenu"/>
      </w:pPr>
      <w:r>
        <w:t>Menu Principal de l’application mobile</w:t>
      </w:r>
    </w:p>
    <w:p w:rsidR="00C00D25" w:rsidRDefault="00A845E2" w:rsidP="00C00D25">
      <w:r>
        <w:rPr>
          <w:noProof/>
        </w:rPr>
        <w:drawing>
          <wp:anchor distT="0" distB="0" distL="114300" distR="114300" simplePos="0" relativeHeight="251680768" behindDoc="1" locked="0" layoutInCell="1" allowOverlap="1">
            <wp:simplePos x="0" y="0"/>
            <wp:positionH relativeFrom="column">
              <wp:posOffset>-125347</wp:posOffset>
            </wp:positionH>
            <wp:positionV relativeFrom="paragraph">
              <wp:posOffset>82958</wp:posOffset>
            </wp:positionV>
            <wp:extent cx="2029460" cy="4053840"/>
            <wp:effectExtent l="0" t="0" r="8890" b="3810"/>
            <wp:wrapTight wrapText="bothSides">
              <wp:wrapPolygon edited="0">
                <wp:start x="0" y="0"/>
                <wp:lineTo x="0" y="21519"/>
                <wp:lineTo x="21492" y="21519"/>
                <wp:lineTo x="2149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9460"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C00D25" w:rsidRDefault="00C00D25" w:rsidP="00C00D25"/>
    <w:p w:rsidR="00A845E2" w:rsidRDefault="00A845E2" w:rsidP="00C00D25"/>
    <w:p w:rsidR="00A845E2" w:rsidRDefault="00A845E2" w:rsidP="00C00D25"/>
    <w:p w:rsidR="00A845E2" w:rsidRDefault="00A845E2" w:rsidP="00C00D25"/>
    <w:p w:rsidR="00A845E2" w:rsidRDefault="00A845E2" w:rsidP="00C00D25"/>
    <w:p w:rsidR="00A845E2" w:rsidRDefault="00A845E2" w:rsidP="00C00D25"/>
    <w:p w:rsidR="00A845E2" w:rsidRDefault="00A845E2" w:rsidP="00C00D25"/>
    <w:p w:rsidR="00A845E2" w:rsidRDefault="00A845E2" w:rsidP="00C00D25"/>
    <w:p w:rsidR="00A845E2" w:rsidRDefault="00A845E2" w:rsidP="00C00D25"/>
    <w:p w:rsidR="00C00D25" w:rsidRDefault="00C00D25" w:rsidP="00C00D25"/>
    <w:p w:rsidR="00A845E2" w:rsidRDefault="00A845E2" w:rsidP="00A845E2">
      <w:r>
        <w:t xml:space="preserve"> </w:t>
      </w:r>
    </w:p>
    <w:p w:rsidR="00A845E2" w:rsidRPr="00A845E2" w:rsidRDefault="00A845E2" w:rsidP="00A845E2"/>
    <w:p w:rsidR="00A845E2" w:rsidRPr="00A845E2" w:rsidRDefault="00A845E2" w:rsidP="00A845E2">
      <w:pPr>
        <w:pStyle w:val="Contenu"/>
      </w:pPr>
      <w:r>
        <w:t>Erreur de connexion application Mobile</w:t>
      </w:r>
    </w:p>
    <w:p w:rsidR="00A845E2" w:rsidRPr="00A845E2" w:rsidRDefault="00A845E2" w:rsidP="00A845E2"/>
    <w:p w:rsidR="00A845E2" w:rsidRPr="00A845E2" w:rsidRDefault="00A845E2" w:rsidP="00A845E2"/>
    <w:p w:rsidR="00A845E2" w:rsidRPr="00A845E2" w:rsidRDefault="00A845E2" w:rsidP="00A845E2">
      <w:r>
        <w:rPr>
          <w:noProof/>
        </w:rPr>
        <w:drawing>
          <wp:anchor distT="0" distB="0" distL="114300" distR="114300" simplePos="0" relativeHeight="251670528" behindDoc="1" locked="0" layoutInCell="1" allowOverlap="1">
            <wp:simplePos x="0" y="0"/>
            <wp:positionH relativeFrom="column">
              <wp:posOffset>-37297</wp:posOffset>
            </wp:positionH>
            <wp:positionV relativeFrom="paragraph">
              <wp:posOffset>182029</wp:posOffset>
            </wp:positionV>
            <wp:extent cx="2250440" cy="4114800"/>
            <wp:effectExtent l="0" t="0" r="0" b="0"/>
            <wp:wrapTight wrapText="bothSides">
              <wp:wrapPolygon edited="0">
                <wp:start x="0" y="0"/>
                <wp:lineTo x="0" y="21500"/>
                <wp:lineTo x="21393" y="21500"/>
                <wp:lineTo x="21393"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04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45E2" w:rsidRPr="00A845E2" w:rsidRDefault="00A845E2" w:rsidP="00A845E2"/>
    <w:p w:rsidR="00A845E2" w:rsidRPr="00A845E2" w:rsidRDefault="00A845E2" w:rsidP="00A845E2"/>
    <w:p w:rsidR="00A845E2" w:rsidRDefault="00A845E2" w:rsidP="00A845E2"/>
    <w:p w:rsidR="00A845E2" w:rsidRDefault="00A845E2" w:rsidP="00A845E2"/>
    <w:p w:rsidR="00A845E2" w:rsidRPr="00A845E2" w:rsidRDefault="00A845E2" w:rsidP="00A845E2">
      <w:pPr>
        <w:pStyle w:val="Contenu"/>
      </w:pPr>
      <w:r>
        <w:tab/>
      </w:r>
    </w:p>
    <w:sectPr w:rsidR="00A845E2" w:rsidRPr="00A845E2" w:rsidSect="00DE4713">
      <w:headerReference w:type="even" r:id="rId43"/>
      <w:headerReference w:type="default" r:id="rId44"/>
      <w:footerReference w:type="even" r:id="rId45"/>
      <w:footerReference w:type="default" r:id="rId46"/>
      <w:headerReference w:type="first" r:id="rId47"/>
      <w:footerReference w:type="first" r:id="rId4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B4B" w:rsidRDefault="008B3B4B" w:rsidP="006651C9">
      <w:r>
        <w:separator/>
      </w:r>
    </w:p>
  </w:endnote>
  <w:endnote w:type="continuationSeparator" w:id="0">
    <w:p w:rsidR="008B3B4B" w:rsidRDefault="008B3B4B"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B23" w:rsidRDefault="00A57B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B23" w:rsidRDefault="00A57B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B4B" w:rsidRDefault="008B3B4B" w:rsidP="006651C9">
      <w:r>
        <w:separator/>
      </w:r>
    </w:p>
  </w:footnote>
  <w:footnote w:type="continuationSeparator" w:id="0">
    <w:p w:rsidR="008B3B4B" w:rsidRDefault="008B3B4B"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B23" w:rsidRDefault="00A57B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B23" w:rsidRDefault="00A57B2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B23" w:rsidRDefault="00A57B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51D64"/>
    <w:multiLevelType w:val="hybridMultilevel"/>
    <w:tmpl w:val="57CA4F5C"/>
    <w:lvl w:ilvl="0" w:tplc="E07C9AFE">
      <w:start w:val="1"/>
      <w:numFmt w:val="bullet"/>
      <w:lvlText w:val=""/>
      <w:lvlJc w:val="left"/>
      <w:pPr>
        <w:tabs>
          <w:tab w:val="num" w:pos="720"/>
        </w:tabs>
        <w:ind w:left="720" w:hanging="360"/>
      </w:pPr>
      <w:rPr>
        <w:rFonts w:ascii="Wingdings" w:hAnsi="Wingdings" w:hint="default"/>
      </w:rPr>
    </w:lvl>
    <w:lvl w:ilvl="1" w:tplc="9D5C4B0C" w:tentative="1">
      <w:start w:val="1"/>
      <w:numFmt w:val="bullet"/>
      <w:lvlText w:val=""/>
      <w:lvlJc w:val="left"/>
      <w:pPr>
        <w:tabs>
          <w:tab w:val="num" w:pos="1440"/>
        </w:tabs>
        <w:ind w:left="1440" w:hanging="360"/>
      </w:pPr>
      <w:rPr>
        <w:rFonts w:ascii="Wingdings" w:hAnsi="Wingdings" w:hint="default"/>
      </w:rPr>
    </w:lvl>
    <w:lvl w:ilvl="2" w:tplc="8692050C" w:tentative="1">
      <w:start w:val="1"/>
      <w:numFmt w:val="bullet"/>
      <w:lvlText w:val=""/>
      <w:lvlJc w:val="left"/>
      <w:pPr>
        <w:tabs>
          <w:tab w:val="num" w:pos="2160"/>
        </w:tabs>
        <w:ind w:left="2160" w:hanging="360"/>
      </w:pPr>
      <w:rPr>
        <w:rFonts w:ascii="Wingdings" w:hAnsi="Wingdings" w:hint="default"/>
      </w:rPr>
    </w:lvl>
    <w:lvl w:ilvl="3" w:tplc="0E94C7D2" w:tentative="1">
      <w:start w:val="1"/>
      <w:numFmt w:val="bullet"/>
      <w:lvlText w:val=""/>
      <w:lvlJc w:val="left"/>
      <w:pPr>
        <w:tabs>
          <w:tab w:val="num" w:pos="2880"/>
        </w:tabs>
        <w:ind w:left="2880" w:hanging="360"/>
      </w:pPr>
      <w:rPr>
        <w:rFonts w:ascii="Wingdings" w:hAnsi="Wingdings" w:hint="default"/>
      </w:rPr>
    </w:lvl>
    <w:lvl w:ilvl="4" w:tplc="7FD8F69C" w:tentative="1">
      <w:start w:val="1"/>
      <w:numFmt w:val="bullet"/>
      <w:lvlText w:val=""/>
      <w:lvlJc w:val="left"/>
      <w:pPr>
        <w:tabs>
          <w:tab w:val="num" w:pos="3600"/>
        </w:tabs>
        <w:ind w:left="3600" w:hanging="360"/>
      </w:pPr>
      <w:rPr>
        <w:rFonts w:ascii="Wingdings" w:hAnsi="Wingdings" w:hint="default"/>
      </w:rPr>
    </w:lvl>
    <w:lvl w:ilvl="5" w:tplc="5ADE670C" w:tentative="1">
      <w:start w:val="1"/>
      <w:numFmt w:val="bullet"/>
      <w:lvlText w:val=""/>
      <w:lvlJc w:val="left"/>
      <w:pPr>
        <w:tabs>
          <w:tab w:val="num" w:pos="4320"/>
        </w:tabs>
        <w:ind w:left="4320" w:hanging="360"/>
      </w:pPr>
      <w:rPr>
        <w:rFonts w:ascii="Wingdings" w:hAnsi="Wingdings" w:hint="default"/>
      </w:rPr>
    </w:lvl>
    <w:lvl w:ilvl="6" w:tplc="C3646D5E" w:tentative="1">
      <w:start w:val="1"/>
      <w:numFmt w:val="bullet"/>
      <w:lvlText w:val=""/>
      <w:lvlJc w:val="left"/>
      <w:pPr>
        <w:tabs>
          <w:tab w:val="num" w:pos="5040"/>
        </w:tabs>
        <w:ind w:left="5040" w:hanging="360"/>
      </w:pPr>
      <w:rPr>
        <w:rFonts w:ascii="Wingdings" w:hAnsi="Wingdings" w:hint="default"/>
      </w:rPr>
    </w:lvl>
    <w:lvl w:ilvl="7" w:tplc="201A1076" w:tentative="1">
      <w:start w:val="1"/>
      <w:numFmt w:val="bullet"/>
      <w:lvlText w:val=""/>
      <w:lvlJc w:val="left"/>
      <w:pPr>
        <w:tabs>
          <w:tab w:val="num" w:pos="5760"/>
        </w:tabs>
        <w:ind w:left="5760" w:hanging="360"/>
      </w:pPr>
      <w:rPr>
        <w:rFonts w:ascii="Wingdings" w:hAnsi="Wingdings" w:hint="default"/>
      </w:rPr>
    </w:lvl>
    <w:lvl w:ilvl="8" w:tplc="C0DAEE3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2A5A36"/>
    <w:multiLevelType w:val="hybridMultilevel"/>
    <w:tmpl w:val="12B280EA"/>
    <w:lvl w:ilvl="0" w:tplc="F256708C">
      <w:start w:val="1"/>
      <w:numFmt w:val="bullet"/>
      <w:lvlText w:val=""/>
      <w:lvlJc w:val="left"/>
      <w:pPr>
        <w:tabs>
          <w:tab w:val="num" w:pos="720"/>
        </w:tabs>
        <w:ind w:left="720" w:hanging="360"/>
      </w:pPr>
      <w:rPr>
        <w:rFonts w:ascii="Wingdings" w:hAnsi="Wingdings" w:hint="default"/>
      </w:rPr>
    </w:lvl>
    <w:lvl w:ilvl="1" w:tplc="05562096" w:tentative="1">
      <w:start w:val="1"/>
      <w:numFmt w:val="bullet"/>
      <w:lvlText w:val=""/>
      <w:lvlJc w:val="left"/>
      <w:pPr>
        <w:tabs>
          <w:tab w:val="num" w:pos="1440"/>
        </w:tabs>
        <w:ind w:left="1440" w:hanging="360"/>
      </w:pPr>
      <w:rPr>
        <w:rFonts w:ascii="Wingdings" w:hAnsi="Wingdings" w:hint="default"/>
      </w:rPr>
    </w:lvl>
    <w:lvl w:ilvl="2" w:tplc="5CC084EA" w:tentative="1">
      <w:start w:val="1"/>
      <w:numFmt w:val="bullet"/>
      <w:lvlText w:val=""/>
      <w:lvlJc w:val="left"/>
      <w:pPr>
        <w:tabs>
          <w:tab w:val="num" w:pos="2160"/>
        </w:tabs>
        <w:ind w:left="2160" w:hanging="360"/>
      </w:pPr>
      <w:rPr>
        <w:rFonts w:ascii="Wingdings" w:hAnsi="Wingdings" w:hint="default"/>
      </w:rPr>
    </w:lvl>
    <w:lvl w:ilvl="3" w:tplc="93581410" w:tentative="1">
      <w:start w:val="1"/>
      <w:numFmt w:val="bullet"/>
      <w:lvlText w:val=""/>
      <w:lvlJc w:val="left"/>
      <w:pPr>
        <w:tabs>
          <w:tab w:val="num" w:pos="2880"/>
        </w:tabs>
        <w:ind w:left="2880" w:hanging="360"/>
      </w:pPr>
      <w:rPr>
        <w:rFonts w:ascii="Wingdings" w:hAnsi="Wingdings" w:hint="default"/>
      </w:rPr>
    </w:lvl>
    <w:lvl w:ilvl="4" w:tplc="F3106DF8" w:tentative="1">
      <w:start w:val="1"/>
      <w:numFmt w:val="bullet"/>
      <w:lvlText w:val=""/>
      <w:lvlJc w:val="left"/>
      <w:pPr>
        <w:tabs>
          <w:tab w:val="num" w:pos="3600"/>
        </w:tabs>
        <w:ind w:left="3600" w:hanging="360"/>
      </w:pPr>
      <w:rPr>
        <w:rFonts w:ascii="Wingdings" w:hAnsi="Wingdings" w:hint="default"/>
      </w:rPr>
    </w:lvl>
    <w:lvl w:ilvl="5" w:tplc="1B5A9CF6" w:tentative="1">
      <w:start w:val="1"/>
      <w:numFmt w:val="bullet"/>
      <w:lvlText w:val=""/>
      <w:lvlJc w:val="left"/>
      <w:pPr>
        <w:tabs>
          <w:tab w:val="num" w:pos="4320"/>
        </w:tabs>
        <w:ind w:left="4320" w:hanging="360"/>
      </w:pPr>
      <w:rPr>
        <w:rFonts w:ascii="Wingdings" w:hAnsi="Wingdings" w:hint="default"/>
      </w:rPr>
    </w:lvl>
    <w:lvl w:ilvl="6" w:tplc="085E4C34" w:tentative="1">
      <w:start w:val="1"/>
      <w:numFmt w:val="bullet"/>
      <w:lvlText w:val=""/>
      <w:lvlJc w:val="left"/>
      <w:pPr>
        <w:tabs>
          <w:tab w:val="num" w:pos="5040"/>
        </w:tabs>
        <w:ind w:left="5040" w:hanging="360"/>
      </w:pPr>
      <w:rPr>
        <w:rFonts w:ascii="Wingdings" w:hAnsi="Wingdings" w:hint="default"/>
      </w:rPr>
    </w:lvl>
    <w:lvl w:ilvl="7" w:tplc="C814330E" w:tentative="1">
      <w:start w:val="1"/>
      <w:numFmt w:val="bullet"/>
      <w:lvlText w:val=""/>
      <w:lvlJc w:val="left"/>
      <w:pPr>
        <w:tabs>
          <w:tab w:val="num" w:pos="5760"/>
        </w:tabs>
        <w:ind w:left="5760" w:hanging="360"/>
      </w:pPr>
      <w:rPr>
        <w:rFonts w:ascii="Wingdings" w:hAnsi="Wingdings" w:hint="default"/>
      </w:rPr>
    </w:lvl>
    <w:lvl w:ilvl="8" w:tplc="EED04838"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embedSystemFonts/>
  <w:proofState w:grammar="clean"/>
  <w:attachedTemplate r:id="rId1"/>
  <w:revisionView w:markup="0"/>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27B80"/>
    <w:rsid w:val="000326C5"/>
    <w:rsid w:val="000861DC"/>
    <w:rsid w:val="00154F18"/>
    <w:rsid w:val="001730CA"/>
    <w:rsid w:val="001A02BE"/>
    <w:rsid w:val="00202362"/>
    <w:rsid w:val="002534DD"/>
    <w:rsid w:val="00255463"/>
    <w:rsid w:val="002A724D"/>
    <w:rsid w:val="002F4FD5"/>
    <w:rsid w:val="00364ADF"/>
    <w:rsid w:val="003874D9"/>
    <w:rsid w:val="003B5121"/>
    <w:rsid w:val="00463284"/>
    <w:rsid w:val="00472FC1"/>
    <w:rsid w:val="004A6277"/>
    <w:rsid w:val="00515EF9"/>
    <w:rsid w:val="00526DD1"/>
    <w:rsid w:val="00552A23"/>
    <w:rsid w:val="0058332A"/>
    <w:rsid w:val="006651C9"/>
    <w:rsid w:val="006B445E"/>
    <w:rsid w:val="007113F3"/>
    <w:rsid w:val="00726528"/>
    <w:rsid w:val="007975A2"/>
    <w:rsid w:val="007E7C65"/>
    <w:rsid w:val="00807216"/>
    <w:rsid w:val="0087101A"/>
    <w:rsid w:val="008915FD"/>
    <w:rsid w:val="008B3B4B"/>
    <w:rsid w:val="00901EB1"/>
    <w:rsid w:val="00907377"/>
    <w:rsid w:val="009A6D3D"/>
    <w:rsid w:val="00A57B23"/>
    <w:rsid w:val="00A845E2"/>
    <w:rsid w:val="00AA04D5"/>
    <w:rsid w:val="00AC0341"/>
    <w:rsid w:val="00AF7742"/>
    <w:rsid w:val="00B3766B"/>
    <w:rsid w:val="00B859F6"/>
    <w:rsid w:val="00B87D29"/>
    <w:rsid w:val="00B95C66"/>
    <w:rsid w:val="00BD6711"/>
    <w:rsid w:val="00BF0E26"/>
    <w:rsid w:val="00C00D25"/>
    <w:rsid w:val="00C57FC3"/>
    <w:rsid w:val="00D27B80"/>
    <w:rsid w:val="00D33D2A"/>
    <w:rsid w:val="00D86F3D"/>
    <w:rsid w:val="00D90008"/>
    <w:rsid w:val="00D97D16"/>
    <w:rsid w:val="00DE4713"/>
    <w:rsid w:val="00E5405E"/>
    <w:rsid w:val="00F40A20"/>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478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customStyle="1" w:styleId="Contenu">
    <w:name w:val="Contenu"/>
    <w:basedOn w:val="Normal"/>
    <w:link w:val="Caractredecontenu"/>
    <w:qFormat/>
    <w:rsid w:val="00D27B80"/>
    <w:pPr>
      <w:spacing w:line="276" w:lineRule="auto"/>
    </w:pPr>
    <w:rPr>
      <w:color w:val="1F497D" w:themeColor="text2"/>
      <w:sz w:val="28"/>
      <w:szCs w:val="22"/>
      <w:lang w:eastAsia="en-US"/>
    </w:rPr>
  </w:style>
  <w:style w:type="character" w:customStyle="1" w:styleId="Caractredecontenu">
    <w:name w:val="Caractère de contenu"/>
    <w:basedOn w:val="Policepardfaut"/>
    <w:link w:val="Contenu"/>
    <w:rsid w:val="00D27B80"/>
    <w:rPr>
      <w:color w:val="1F497D" w:themeColor="text2"/>
      <w:sz w:val="28"/>
      <w:szCs w:val="22"/>
      <w:lang w:eastAsia="en-US"/>
    </w:rPr>
  </w:style>
  <w:style w:type="character" w:styleId="Lienhypertexte">
    <w:name w:val="Hyperlink"/>
    <w:basedOn w:val="Policepardfaut"/>
    <w:uiPriority w:val="99"/>
    <w:unhideWhenUsed/>
    <w:rsid w:val="00D27B80"/>
    <w:rPr>
      <w:color w:val="0000FF"/>
      <w:u w:val="single"/>
    </w:rPr>
  </w:style>
  <w:style w:type="paragraph" w:styleId="Citationintense">
    <w:name w:val="Intense Quote"/>
    <w:basedOn w:val="Normal"/>
    <w:next w:val="Normal"/>
    <w:link w:val="CitationintenseCar"/>
    <w:uiPriority w:val="30"/>
    <w:qFormat/>
    <w:rsid w:val="00D27B8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D27B80"/>
    <w:rPr>
      <w:i/>
      <w:iCs/>
      <w:color w:val="4F81BD" w:themeColor="accent1"/>
    </w:rPr>
  </w:style>
  <w:style w:type="paragraph" w:styleId="Paragraphedeliste">
    <w:name w:val="List Paragraph"/>
    <w:basedOn w:val="Normal"/>
    <w:uiPriority w:val="34"/>
    <w:qFormat/>
    <w:rsid w:val="00D27B80"/>
    <w:pPr>
      <w:ind w:left="720"/>
      <w:contextualSpacing/>
    </w:pPr>
  </w:style>
  <w:style w:type="paragraph" w:styleId="NormalWeb">
    <w:name w:val="Normal (Web)"/>
    <w:basedOn w:val="Normal"/>
    <w:uiPriority w:val="99"/>
    <w:semiHidden/>
    <w:unhideWhenUsed/>
    <w:rsid w:val="00D27B80"/>
    <w:pPr>
      <w:spacing w:before="100" w:beforeAutospacing="1" w:after="100" w:afterAutospacing="1"/>
    </w:pPr>
    <w:rPr>
      <w:rFonts w:ascii="Times New Roman" w:eastAsia="Times New Roman" w:hAnsi="Times New Roman" w:cs="Times New Roman"/>
    </w:rPr>
  </w:style>
  <w:style w:type="character" w:styleId="Rfrenceintense">
    <w:name w:val="Intense Reference"/>
    <w:basedOn w:val="Policepardfaut"/>
    <w:uiPriority w:val="32"/>
    <w:qFormat/>
    <w:rsid w:val="00D27B80"/>
    <w:rPr>
      <w:b/>
      <w:bCs/>
      <w:smallCaps/>
      <w:color w:val="4F81BD" w:themeColor="accent1"/>
      <w:spacing w:val="5"/>
    </w:rPr>
  </w:style>
  <w:style w:type="character" w:styleId="Titredulivre">
    <w:name w:val="Book Title"/>
    <w:basedOn w:val="Policepardfaut"/>
    <w:uiPriority w:val="33"/>
    <w:qFormat/>
    <w:rsid w:val="00D27B80"/>
    <w:rPr>
      <w:b/>
      <w:bCs/>
      <w:i/>
      <w:iCs/>
      <w:spacing w:val="5"/>
    </w:rPr>
  </w:style>
  <w:style w:type="character" w:styleId="Rfrencelgre">
    <w:name w:val="Subtle Reference"/>
    <w:basedOn w:val="Policepardfaut"/>
    <w:uiPriority w:val="31"/>
    <w:qFormat/>
    <w:rsid w:val="00D27B80"/>
    <w:rPr>
      <w:smallCaps/>
      <w:color w:val="5A5A5A" w:themeColor="text1" w:themeTint="A5"/>
    </w:rPr>
  </w:style>
  <w:style w:type="character" w:styleId="Mentionnonrsolue">
    <w:name w:val="Unresolved Mention"/>
    <w:basedOn w:val="Policepardfaut"/>
    <w:uiPriority w:val="99"/>
    <w:semiHidden/>
    <w:unhideWhenUsed/>
    <w:rsid w:val="00C00D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473467">
      <w:bodyDiv w:val="1"/>
      <w:marLeft w:val="0"/>
      <w:marRight w:val="0"/>
      <w:marTop w:val="0"/>
      <w:marBottom w:val="0"/>
      <w:divBdr>
        <w:top w:val="none" w:sz="0" w:space="0" w:color="auto"/>
        <w:left w:val="none" w:sz="0" w:space="0" w:color="auto"/>
        <w:bottom w:val="none" w:sz="0" w:space="0" w:color="auto"/>
        <w:right w:val="none" w:sz="0" w:space="0" w:color="auto"/>
      </w:divBdr>
      <w:divsChild>
        <w:div w:id="1753158074">
          <w:marLeft w:val="547"/>
          <w:marRight w:val="0"/>
          <w:marTop w:val="200"/>
          <w:marBottom w:val="0"/>
          <w:divBdr>
            <w:top w:val="none" w:sz="0" w:space="0" w:color="auto"/>
            <w:left w:val="none" w:sz="0" w:space="0" w:color="auto"/>
            <w:bottom w:val="none" w:sz="0" w:space="0" w:color="auto"/>
            <w:right w:val="none" w:sz="0" w:space="0" w:color="auto"/>
          </w:divBdr>
        </w:div>
        <w:div w:id="365911861">
          <w:marLeft w:val="547"/>
          <w:marRight w:val="0"/>
          <w:marTop w:val="200"/>
          <w:marBottom w:val="0"/>
          <w:divBdr>
            <w:top w:val="none" w:sz="0" w:space="0" w:color="auto"/>
            <w:left w:val="none" w:sz="0" w:space="0" w:color="auto"/>
            <w:bottom w:val="none" w:sz="0" w:space="0" w:color="auto"/>
            <w:right w:val="none" w:sz="0" w:space="0" w:color="auto"/>
          </w:divBdr>
        </w:div>
        <w:div w:id="2004240003">
          <w:marLeft w:val="547"/>
          <w:marRight w:val="0"/>
          <w:marTop w:val="200"/>
          <w:marBottom w:val="0"/>
          <w:divBdr>
            <w:top w:val="none" w:sz="0" w:space="0" w:color="auto"/>
            <w:left w:val="none" w:sz="0" w:space="0" w:color="auto"/>
            <w:bottom w:val="none" w:sz="0" w:space="0" w:color="auto"/>
            <w:right w:val="none" w:sz="0" w:space="0" w:color="auto"/>
          </w:divBdr>
        </w:div>
        <w:div w:id="1936667557">
          <w:marLeft w:val="547"/>
          <w:marRight w:val="0"/>
          <w:marTop w:val="200"/>
          <w:marBottom w:val="0"/>
          <w:divBdr>
            <w:top w:val="none" w:sz="0" w:space="0" w:color="auto"/>
            <w:left w:val="none" w:sz="0" w:space="0" w:color="auto"/>
            <w:bottom w:val="none" w:sz="0" w:space="0" w:color="auto"/>
            <w:right w:val="none" w:sz="0" w:space="0" w:color="auto"/>
          </w:divBdr>
        </w:div>
        <w:div w:id="1742754766">
          <w:marLeft w:val="547"/>
          <w:marRight w:val="0"/>
          <w:marTop w:val="200"/>
          <w:marBottom w:val="0"/>
          <w:divBdr>
            <w:top w:val="none" w:sz="0" w:space="0" w:color="auto"/>
            <w:left w:val="none" w:sz="0" w:space="0" w:color="auto"/>
            <w:bottom w:val="none" w:sz="0" w:space="0" w:color="auto"/>
            <w:right w:val="none" w:sz="0" w:space="0" w:color="auto"/>
          </w:divBdr>
        </w:div>
        <w:div w:id="925920248">
          <w:marLeft w:val="547"/>
          <w:marRight w:val="0"/>
          <w:marTop w:val="200"/>
          <w:marBottom w:val="0"/>
          <w:divBdr>
            <w:top w:val="none" w:sz="0" w:space="0" w:color="auto"/>
            <w:left w:val="none" w:sz="0" w:space="0" w:color="auto"/>
            <w:bottom w:val="none" w:sz="0" w:space="0" w:color="auto"/>
            <w:right w:val="none" w:sz="0" w:space="0" w:color="auto"/>
          </w:divBdr>
        </w:div>
        <w:div w:id="1200317566">
          <w:marLeft w:val="547"/>
          <w:marRight w:val="0"/>
          <w:marTop w:val="200"/>
          <w:marBottom w:val="0"/>
          <w:divBdr>
            <w:top w:val="none" w:sz="0" w:space="0" w:color="auto"/>
            <w:left w:val="none" w:sz="0" w:space="0" w:color="auto"/>
            <w:bottom w:val="none" w:sz="0" w:space="0" w:color="auto"/>
            <w:right w:val="none" w:sz="0" w:space="0" w:color="auto"/>
          </w:divBdr>
        </w:div>
        <w:div w:id="1491866148">
          <w:marLeft w:val="547"/>
          <w:marRight w:val="0"/>
          <w:marTop w:val="200"/>
          <w:marBottom w:val="0"/>
          <w:divBdr>
            <w:top w:val="none" w:sz="0" w:space="0" w:color="auto"/>
            <w:left w:val="none" w:sz="0" w:space="0" w:color="auto"/>
            <w:bottom w:val="none" w:sz="0" w:space="0" w:color="auto"/>
            <w:right w:val="none" w:sz="0" w:space="0" w:color="auto"/>
          </w:divBdr>
        </w:div>
        <w:div w:id="1339112670">
          <w:marLeft w:val="547"/>
          <w:marRight w:val="0"/>
          <w:marTop w:val="200"/>
          <w:marBottom w:val="0"/>
          <w:divBdr>
            <w:top w:val="none" w:sz="0" w:space="0" w:color="auto"/>
            <w:left w:val="none" w:sz="0" w:space="0" w:color="auto"/>
            <w:bottom w:val="none" w:sz="0" w:space="0" w:color="auto"/>
            <w:right w:val="none" w:sz="0" w:space="0" w:color="auto"/>
          </w:divBdr>
        </w:div>
        <w:div w:id="853374700">
          <w:marLeft w:val="547"/>
          <w:marRight w:val="0"/>
          <w:marTop w:val="200"/>
          <w:marBottom w:val="0"/>
          <w:divBdr>
            <w:top w:val="none" w:sz="0" w:space="0" w:color="auto"/>
            <w:left w:val="none" w:sz="0" w:space="0" w:color="auto"/>
            <w:bottom w:val="none" w:sz="0" w:space="0" w:color="auto"/>
            <w:right w:val="none" w:sz="0" w:space="0" w:color="auto"/>
          </w:divBdr>
        </w:div>
      </w:divsChild>
    </w:div>
    <w:div w:id="19332761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github.com/mapfra/LPIOTIA_2019_BNJMeteo/blob/master/meteo/projet%20meteo/sparkfun/sparkunIno" TargetMode="External"/><Relationship Id="rId21" Type="http://schemas.openxmlformats.org/officeDocument/2006/relationships/hyperlink" Target="https://fr.wikipedia.org/wiki/Nano-ordinateur" TargetMode="External"/><Relationship Id="rId34" Type="http://schemas.openxmlformats.org/officeDocument/2006/relationships/hyperlink" Target="https://github.com/mapfra/LPIOTIA_2019_BNJMeteo/blob/master/meteo/projet%20meteo/code%20LoRa/LoRaReceiver.ino" TargetMode="External"/><Relationship Id="rId42" Type="http://schemas.openxmlformats.org/officeDocument/2006/relationships/image" Target="media/image1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github.com/mapfra/LPIOTIA_2019_BNJMeteo/blob/master/meteo/projet%20meteo/code%20python.txt" TargetMode="External"/><Relationship Id="rId11" Type="http://schemas.openxmlformats.org/officeDocument/2006/relationships/hyperlink" Target="http://77.131.214.150/" TargetMode="External"/><Relationship Id="rId24" Type="http://schemas.openxmlformats.org/officeDocument/2006/relationships/hyperlink" Target="https://fr.wikipedia.org/wiki/Universit%C3%A9_de_Cambridge" TargetMode="External"/><Relationship Id="rId32" Type="http://schemas.openxmlformats.org/officeDocument/2006/relationships/hyperlink" Target="http://77.131.214.150/" TargetMode="External"/><Relationship Id="rId37" Type="http://schemas.openxmlformats.org/officeDocument/2006/relationships/hyperlink" Target="https://github.com/mapfra/LPIOTIA_2019_BNJMeteo/blob/master/meteo/projet%20meteo/code%20LoRa/LoRaSender.ino" TargetMode="External"/><Relationship Id="rId40" Type="http://schemas.openxmlformats.org/officeDocument/2006/relationships/hyperlink" Target="https://github.com/mapfra/LPIOTIA_2019_BNJMeteo/tree/master/Projetmeteo_mobile"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fr.wikipedia.org/wiki/Architecture_ARM" TargetMode="External"/><Relationship Id="rId28" Type="http://schemas.openxmlformats.org/officeDocument/2006/relationships/hyperlink" Target="https://github.com/mapfra/LPIOTIA_2019_BNJMeteo/blob/master/meteo/projet%20meteo/sparkfun/sparkunIno" TargetMode="External"/><Relationship Id="rId36" Type="http://schemas.openxmlformats.org/officeDocument/2006/relationships/hyperlink" Target="https://github.com/mapfra/LPIOTIA_2019_BNJMeteo/blob/master/meteo/index.php"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github.com/mapfra/LPIOTIA_2019_BNJMeteo/blob/master/meteo/index.php" TargetMode="External"/><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s://fr.wikipedia.org/wiki/Ordinateur_%C3%A0_carte_unique" TargetMode="External"/><Relationship Id="rId27" Type="http://schemas.openxmlformats.org/officeDocument/2006/relationships/hyperlink" Target="https://github.com/mapfra/LPIOTIA_2019_BNJMeteo/blob/master/meteo/projet%20meteo/code%20arduino.txt" TargetMode="External"/><Relationship Id="rId30" Type="http://schemas.openxmlformats.org/officeDocument/2006/relationships/hyperlink" Target="https://github.com/mapfra/LPIOTIA_2019_BNJMeteo/blob/master/meteo/meteoInsertValues.php" TargetMode="External"/><Relationship Id="rId35" Type="http://schemas.openxmlformats.org/officeDocument/2006/relationships/hyperlink" Target="https://github.com/mapfra/LPIOTIA_2019_BNJMeteo/tree/master/Projetmeteo_mobile"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fr.wikipedia.org/wiki/Fondation_Raspberry_Pi" TargetMode="External"/><Relationship Id="rId33" Type="http://schemas.openxmlformats.org/officeDocument/2006/relationships/hyperlink" Target="https://github.com/mapfra/LPIOTIA_2019_BNJMeteo/blob/master/meteo/projet%20meteo/code%20LoRa/LoRaSender.ino" TargetMode="External"/><Relationship Id="rId38" Type="http://schemas.openxmlformats.org/officeDocument/2006/relationships/hyperlink" Target="https://github.com/mapfra/LPIOTIA_2019_BNJMeteo/blob/master/meteo/projet%20meteo/code%20LoRa/LoRaReceiver.ino" TargetMode="External"/><Relationship Id="rId46"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mosb\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D462FD3F-AF22-4B62-A4AE-04310E0BA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8</Pages>
  <Words>1392</Words>
  <Characters>7661</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2020-05-09T16:26:00Z</dcterms:created>
  <dcterms:modified xsi:type="dcterms:W3CDTF">2020-05-09T17:04:00Z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